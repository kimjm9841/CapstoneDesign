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02">
      <w:pPr>
        <w:spacing w:after="240" w:before="240" w:lineRule="auto"/>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3">
      <w:pPr>
        <w:spacing w:after="240" w:before="240" w:lineRule="auto"/>
        <w:jc w:val="center"/>
        <w:rPr>
          <w:b w:val="1"/>
          <w:sz w:val="66"/>
          <w:szCs w:val="66"/>
        </w:rPr>
      </w:pPr>
      <w:r w:rsidDel="00000000" w:rsidR="00000000" w:rsidRPr="00000000">
        <w:rPr>
          <w:b w:val="1"/>
          <w:sz w:val="40"/>
          <w:szCs w:val="40"/>
          <w:rtl w:val="0"/>
        </w:rPr>
        <w:t xml:space="preserve"> </w:t>
      </w:r>
      <w:r w:rsidDel="00000000" w:rsidR="00000000" w:rsidRPr="00000000">
        <w:rPr>
          <w:rFonts w:ascii="Arial Unicode MS" w:cs="Arial Unicode MS" w:eastAsia="Arial Unicode MS" w:hAnsi="Arial Unicode MS"/>
          <w:b w:val="1"/>
          <w:sz w:val="66"/>
          <w:szCs w:val="66"/>
          <w:rtl w:val="0"/>
        </w:rPr>
        <w:t xml:space="preserve">캡스톤 디자인</w:t>
      </w:r>
    </w:p>
    <w:p w:rsidR="00000000" w:rsidDel="00000000" w:rsidP="00000000" w:rsidRDefault="00000000" w:rsidRPr="00000000" w14:paraId="00000004">
      <w:pPr>
        <w:spacing w:after="240" w:before="240" w:lineRule="auto"/>
        <w:jc w:val="center"/>
        <w:rPr>
          <w:b w:val="1"/>
          <w:sz w:val="52"/>
          <w:szCs w:val="52"/>
        </w:rPr>
      </w:pPr>
      <w:r w:rsidDel="00000000" w:rsidR="00000000" w:rsidRPr="00000000">
        <w:rPr>
          <w:b w:val="1"/>
          <w:sz w:val="52"/>
          <w:szCs w:val="52"/>
          <w:rtl w:val="0"/>
        </w:rPr>
        <w:t xml:space="preserve">Proposal</w:t>
      </w:r>
    </w:p>
    <w:p w:rsidR="00000000" w:rsidDel="00000000" w:rsidP="00000000" w:rsidRDefault="00000000" w:rsidRPr="00000000" w14:paraId="00000005">
      <w:pPr>
        <w:spacing w:after="240" w:before="240" w:lineRule="auto"/>
        <w:jc w:val="left"/>
        <w:rPr>
          <w:b w:val="1"/>
          <w:sz w:val="56"/>
          <w:szCs w:val="56"/>
        </w:rPr>
      </w:pPr>
      <w:r w:rsidDel="00000000" w:rsidR="00000000" w:rsidRPr="00000000">
        <w:rPr>
          <w:rtl w:val="0"/>
        </w:rPr>
      </w:r>
    </w:p>
    <w:p w:rsidR="00000000" w:rsidDel="00000000" w:rsidP="00000000" w:rsidRDefault="00000000" w:rsidRPr="00000000" w14:paraId="00000006">
      <w:pPr>
        <w:spacing w:after="240" w:before="240" w:lineRule="auto"/>
        <w:ind w:firstLine="720"/>
        <w:jc w:val="center"/>
        <w:rPr>
          <w:b w:val="1"/>
          <w:sz w:val="56"/>
          <w:szCs w:val="56"/>
        </w:rPr>
      </w:pPr>
      <w:r w:rsidDel="00000000" w:rsidR="00000000" w:rsidRPr="00000000">
        <w:rPr>
          <w:b w:val="1"/>
          <w:sz w:val="56"/>
          <w:szCs w:val="56"/>
        </w:rPr>
        <w:drawing>
          <wp:inline distB="114300" distT="114300" distL="114300" distR="114300">
            <wp:extent cx="3137063" cy="3125529"/>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37063" cy="312552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김지민 (20193028)</w:t>
      </w:r>
    </w:p>
    <w:p w:rsidR="00000000" w:rsidDel="00000000" w:rsidP="00000000" w:rsidRDefault="00000000" w:rsidRPr="00000000" w14:paraId="00000008">
      <w:pP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이해연 (20193829)</w:t>
      </w:r>
    </w:p>
    <w:p w:rsidR="00000000" w:rsidDel="00000000" w:rsidP="00000000" w:rsidRDefault="00000000" w:rsidRPr="00000000" w14:paraId="00000009">
      <w:pP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조민수 (20161851)</w:t>
      </w:r>
    </w:p>
    <w:p w:rsidR="00000000" w:rsidDel="00000000" w:rsidP="00000000" w:rsidRDefault="00000000" w:rsidRPr="00000000" w14:paraId="0000000A">
      <w:pPr>
        <w:spacing w:after="240" w:befor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after="240" w:before="240" w:lineRule="auto"/>
        <w:rPr>
          <w:b w:val="1"/>
          <w:sz w:val="44"/>
          <w:szCs w:val="44"/>
        </w:rPr>
      </w:pPr>
      <w:r w:rsidDel="00000000" w:rsidR="00000000" w:rsidRPr="00000000">
        <w:rPr>
          <w:rFonts w:ascii="Arial Unicode MS" w:cs="Arial Unicode MS" w:eastAsia="Arial Unicode MS" w:hAnsi="Arial Unicode MS"/>
          <w:b w:val="1"/>
          <w:sz w:val="44"/>
          <w:szCs w:val="44"/>
          <w:rtl w:val="0"/>
        </w:rPr>
        <w:t xml:space="preserve">목차</w:t>
      </w:r>
    </w:p>
    <w:p w:rsidR="00000000" w:rsidDel="00000000" w:rsidP="00000000" w:rsidRDefault="00000000" w:rsidRPr="00000000" w14:paraId="0000000C">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00D">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1. 개요</w:t>
      </w:r>
    </w:p>
    <w:p w:rsidR="00000000" w:rsidDel="00000000" w:rsidP="00000000" w:rsidRDefault="00000000" w:rsidRPr="00000000" w14:paraId="0000000E">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ab/>
        <w:t xml:space="preserve">1-1. 소개</w:t>
      </w:r>
    </w:p>
    <w:p w:rsidR="00000000" w:rsidDel="00000000" w:rsidP="00000000" w:rsidRDefault="00000000" w:rsidRPr="00000000" w14:paraId="0000000F">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ab/>
        <w:t xml:space="preserve">1-2. 개발동기 및 목표</w:t>
      </w:r>
    </w:p>
    <w:p w:rsidR="00000000" w:rsidDel="00000000" w:rsidP="00000000" w:rsidRDefault="00000000" w:rsidRPr="00000000" w14:paraId="00000010">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ab/>
        <w:t xml:space="preserve">1-3. 개발도구</w:t>
      </w:r>
    </w:p>
    <w:p w:rsidR="00000000" w:rsidDel="00000000" w:rsidP="00000000" w:rsidRDefault="00000000" w:rsidRPr="00000000" w14:paraId="0000001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 개발내용</w:t>
      </w:r>
    </w:p>
    <w:p w:rsidR="00000000" w:rsidDel="00000000" w:rsidP="00000000" w:rsidRDefault="00000000" w:rsidRPr="00000000" w14:paraId="00000013">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2-1. 기능 및 디자인</w:t>
      </w:r>
    </w:p>
    <w:p w:rsidR="00000000" w:rsidDel="00000000" w:rsidP="00000000" w:rsidRDefault="00000000" w:rsidRPr="00000000" w14:paraId="00000014">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2-2. 개인화 방법 </w:t>
      </w:r>
    </w:p>
    <w:p w:rsidR="00000000" w:rsidDel="00000000" w:rsidP="00000000" w:rsidRDefault="00000000" w:rsidRPr="00000000" w14:paraId="00000015">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2-3. 동기부여 시스템</w:t>
      </w:r>
    </w:p>
    <w:p w:rsidR="00000000" w:rsidDel="00000000" w:rsidP="00000000" w:rsidRDefault="00000000" w:rsidRPr="00000000" w14:paraId="00000016">
      <w:pPr>
        <w:spacing w:after="240" w:before="240" w:lineRule="auto"/>
        <w:ind w:firstLine="720"/>
        <w:rPr>
          <w:b w:val="1"/>
          <w:sz w:val="24"/>
          <w:szCs w:val="24"/>
        </w:rPr>
      </w:pPr>
      <w:r w:rsidDel="00000000" w:rsidR="00000000" w:rsidRPr="00000000">
        <w:rPr>
          <w:rtl w:val="0"/>
        </w:rPr>
      </w:r>
    </w:p>
    <w:p w:rsidR="00000000" w:rsidDel="00000000" w:rsidP="00000000" w:rsidRDefault="00000000" w:rsidRPr="00000000" w14:paraId="00000017">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3. 프로젝트의 차별성</w:t>
      </w:r>
    </w:p>
    <w:p w:rsidR="00000000" w:rsidDel="00000000" w:rsidP="00000000" w:rsidRDefault="00000000" w:rsidRPr="00000000" w14:paraId="00000018">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ab/>
        <w:t xml:space="preserve">3-1. 관련 프로그램</w:t>
      </w:r>
    </w:p>
    <w:p w:rsidR="00000000" w:rsidDel="00000000" w:rsidP="00000000" w:rsidRDefault="00000000" w:rsidRPr="00000000" w14:paraId="00000019">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ab/>
        <w:t xml:space="preserve">3-2. 차별성</w:t>
      </w:r>
    </w:p>
    <w:p w:rsidR="00000000" w:rsidDel="00000000" w:rsidP="00000000" w:rsidRDefault="00000000" w:rsidRPr="00000000" w14:paraId="0000001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B">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4. 프로젝트 진행 계획</w:t>
      </w:r>
    </w:p>
    <w:p w:rsidR="00000000" w:rsidDel="00000000" w:rsidP="00000000" w:rsidRDefault="00000000" w:rsidRPr="00000000" w14:paraId="0000001C">
      <w:pPr>
        <w:spacing w:after="240" w:before="240" w:lineRule="auto"/>
        <w:ind w:left="1120" w:hanging="360"/>
        <w:rPr>
          <w:b w:val="1"/>
          <w:sz w:val="24"/>
          <w:szCs w:val="24"/>
        </w:rPr>
      </w:pPr>
      <w:r w:rsidDel="00000000" w:rsidR="00000000" w:rsidRPr="00000000">
        <w:rPr>
          <w:b w:val="1"/>
          <w:sz w:val="24"/>
          <w:szCs w:val="24"/>
          <w:rtl w:val="0"/>
        </w:rPr>
        <w:t xml:space="preserve">4-1. MVP</w:t>
      </w:r>
    </w:p>
    <w:p w:rsidR="00000000" w:rsidDel="00000000" w:rsidP="00000000" w:rsidRDefault="00000000" w:rsidRPr="00000000" w14:paraId="0000001D">
      <w:pPr>
        <w:spacing w:after="240" w:before="240" w:lineRule="auto"/>
        <w:ind w:left="11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4-2. 추후 계획</w:t>
      </w:r>
    </w:p>
    <w:p w:rsidR="00000000" w:rsidDel="00000000" w:rsidP="00000000" w:rsidRDefault="00000000" w:rsidRPr="00000000" w14:paraId="0000001E">
      <w:pPr>
        <w:spacing w:after="240" w:before="240" w:lineRule="auto"/>
        <w:ind w:left="760" w:firstLine="0"/>
        <w:rPr>
          <w:b w:val="1"/>
          <w:sz w:val="24"/>
          <w:szCs w:val="24"/>
        </w:rPr>
      </w:pPr>
      <w:r w:rsidDel="00000000" w:rsidR="00000000" w:rsidRPr="00000000">
        <w:rPr>
          <w:rtl w:val="0"/>
        </w:rPr>
      </w:r>
    </w:p>
    <w:p w:rsidR="00000000" w:rsidDel="00000000" w:rsidP="00000000" w:rsidRDefault="00000000" w:rsidRPr="00000000" w14:paraId="0000001F">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5. 설계 및 진행상황</w:t>
      </w:r>
    </w:p>
    <w:p w:rsidR="00000000" w:rsidDel="00000000" w:rsidP="00000000" w:rsidRDefault="00000000" w:rsidRPr="00000000" w14:paraId="00000020">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21">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22">
      <w:pPr>
        <w:spacing w:after="240" w:before="240" w:line="276" w:lineRule="auto"/>
        <w:ind w:left="0" w:firstLine="0"/>
        <w:rPr>
          <w:b w:val="1"/>
          <w:sz w:val="30"/>
          <w:szCs w:val="30"/>
        </w:rPr>
      </w:pPr>
      <w:r w:rsidDel="00000000" w:rsidR="00000000" w:rsidRPr="00000000">
        <w:rPr>
          <w:b w:val="1"/>
          <w:sz w:val="30"/>
          <w:szCs w:val="30"/>
          <w:rtl w:val="0"/>
        </w:rPr>
        <w:t xml:space="preserve">1.</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개요 </w:t>
      </w:r>
    </w:p>
    <w:p w:rsidR="00000000" w:rsidDel="00000000" w:rsidP="00000000" w:rsidRDefault="00000000" w:rsidRPr="00000000" w14:paraId="00000023">
      <w:pPr>
        <w:spacing w:after="240" w:before="240" w:lineRule="auto"/>
        <w:ind w:left="0"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1-1. 소개 : </w:t>
      </w:r>
      <w:r w:rsidDel="00000000" w:rsidR="00000000" w:rsidRPr="00000000">
        <w:rPr>
          <w:b w:val="1"/>
          <w:rtl w:val="0"/>
        </w:rPr>
        <w:t xml:space="preserve">HeYo </w:t>
      </w:r>
      <w:r w:rsidDel="00000000" w:rsidR="00000000" w:rsidRPr="00000000">
        <w:rPr>
          <w:rFonts w:ascii="Arial Unicode MS" w:cs="Arial Unicode MS" w:eastAsia="Arial Unicode MS" w:hAnsi="Arial Unicode MS"/>
          <w:rtl w:val="0"/>
        </w:rPr>
        <w:t xml:space="preserve">-개인 맞춤형 운동 매니저</w:t>
      </w:r>
      <w:r w:rsidDel="00000000" w:rsidR="00000000" w:rsidRPr="00000000">
        <w:rPr>
          <w:b w:val="1"/>
          <w:sz w:val="24"/>
          <w:szCs w:val="24"/>
          <w:rtl w:val="0"/>
        </w:rPr>
        <w:tab/>
        <w:tab/>
        <w:t xml:space="preserve">   </w:t>
      </w:r>
    </w:p>
    <w:p w:rsidR="00000000" w:rsidDel="00000000" w:rsidP="00000000" w:rsidRDefault="00000000" w:rsidRPr="00000000" w14:paraId="00000024">
      <w:pPr>
        <w:spacing w:after="240" w:before="240" w:lineRule="auto"/>
        <w:ind w:left="760" w:firstLine="0"/>
        <w:rPr/>
      </w:pPr>
      <w:r w:rsidDel="00000000" w:rsidR="00000000" w:rsidRPr="00000000">
        <w:rPr>
          <w:rFonts w:ascii="Arial Unicode MS" w:cs="Arial Unicode MS" w:eastAsia="Arial Unicode MS" w:hAnsi="Arial Unicode MS"/>
          <w:rtl w:val="0"/>
        </w:rPr>
        <w:tab/>
        <w:t xml:space="preserve">HeYo(Health-Yojung)는 PC작업을 하는 현대인을 위한 프로그램으로, 알람과 최적화를 활용한 운동 일정 관리 확장 프로그램이다. 이 프로그램은 사용자의 정보에 따라 적합한 운동을 추천하고 지정된 시간에 운동 알림을 제공한다.</w:t>
      </w:r>
    </w:p>
    <w:p w:rsidR="00000000" w:rsidDel="00000000" w:rsidP="00000000" w:rsidRDefault="00000000" w:rsidRPr="00000000" w14:paraId="00000025">
      <w:pPr>
        <w:spacing w:after="240" w:before="240" w:lineRule="auto"/>
        <w:ind w:left="760" w:firstLine="0"/>
        <w:rPr/>
      </w:pPr>
      <w:r w:rsidDel="00000000" w:rsidR="00000000" w:rsidRPr="00000000">
        <w:rPr>
          <w:rtl w:val="0"/>
        </w:rPr>
      </w:r>
    </w:p>
    <w:p w:rsidR="00000000" w:rsidDel="00000000" w:rsidP="00000000" w:rsidRDefault="00000000" w:rsidRPr="00000000" w14:paraId="00000026">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1-2. 개발동기 및 목표</w:t>
      </w:r>
    </w:p>
    <w:p w:rsidR="00000000" w:rsidDel="00000000" w:rsidP="00000000" w:rsidRDefault="00000000" w:rsidRPr="00000000" w14:paraId="00000027">
      <w:pPr>
        <w:spacing w:after="240" w:before="240" w:lineRule="auto"/>
        <w:ind w:left="760" w:firstLine="680"/>
        <w:rPr/>
      </w:pPr>
      <w:r w:rsidDel="00000000" w:rsidR="00000000" w:rsidRPr="00000000">
        <w:rPr>
          <w:rFonts w:ascii="Arial Unicode MS" w:cs="Arial Unicode MS" w:eastAsia="Arial Unicode MS" w:hAnsi="Arial Unicode MS"/>
          <w:rtl w:val="0"/>
        </w:rPr>
        <w:t xml:space="preserve">현대사회의 사람들은 데스크탑을 활용해 장시간 작업을 하는 경우가 많다. 그러한 과정에서 우리의 몸에 나타나는 다양한 문제들이 있다. 대표적으로 거북목, 안구건조증, 척추측만증, 허리 문제, 엉덩이 근육 퇴화 등이 있다. 이에 대한 방지책으로 인터넷 사이트의 댓글에서 언급되는 안구 요정이나 척추 요정을 생각했다. 해당 댓글들은 스스로의 자세에 대한 인지 뿐 아니라 간단한 운동을 유도한다. 이러한 내용이 웹 브라우저에서 주기적인 알림으로 등장한다면, 꾸준한 운동 효과를 기대할 수 있을 것이다.</w:t>
      </w:r>
    </w:p>
    <w:p w:rsidR="00000000" w:rsidDel="00000000" w:rsidP="00000000" w:rsidRDefault="00000000" w:rsidRPr="00000000" w14:paraId="00000028">
      <w:pPr>
        <w:spacing w:after="240" w:before="240" w:lineRule="auto"/>
        <w:ind w:left="760" w:firstLine="680"/>
        <w:rPr/>
      </w:pPr>
      <w:r w:rsidDel="00000000" w:rsidR="00000000" w:rsidRPr="00000000">
        <w:rPr>
          <w:rFonts w:ascii="Arial Unicode MS" w:cs="Arial Unicode MS" w:eastAsia="Arial Unicode MS" w:hAnsi="Arial Unicode MS"/>
          <w:rtl w:val="0"/>
        </w:rPr>
        <w:t xml:space="preserve">많은 사람들이 운동을 쉽게 시작하지 못하거나, 꾸준히 이어나가지 못하는 문제에 대해서도 생각해보았다. 어떤 운동을, 어느 정도로 해야 할지 몰라서 선뜻 운동을 시작하지 못하거나 찾아보기 귀찮다는 이유로 미루는 경우가 대부분일 것이다. 설령 운동을 시작했다 하더라도 바쁜 일상에 치이다보면 깜빡하거나 미루기 쉽다. 이러한 문제를 해결하기 위한 운동 도우미를 만들어보자고 생각했다. 우선 작업 환경, bmi, mbti 등 사용자의 정보를 입력받아 적절한 강도와 빈도의 운동 영상을 추천한다. 이를 통해 누구나 쉽고 빠르게 운동 계획을 짤 수 있도록 돕는다. 또한 알람 형식으로 미리 설정해둔 시간에 자동으로 영상을 링크해줌으로써 운동에 적극적이지 않은 사용자도 꾸준히 운동에 참여할 수 있도록 유도한다.</w:t>
      </w:r>
    </w:p>
    <w:p w:rsidR="00000000" w:rsidDel="00000000" w:rsidP="00000000" w:rsidRDefault="00000000" w:rsidRPr="00000000" w14:paraId="00000029">
      <w:pPr>
        <w:spacing w:after="240" w:before="240" w:lineRule="auto"/>
        <w:ind w:left="760" w:firstLine="680"/>
        <w:rPr/>
      </w:pPr>
      <w:r w:rsidDel="00000000" w:rsidR="00000000" w:rsidRPr="00000000">
        <w:rPr>
          <w:rFonts w:ascii="Arial Unicode MS" w:cs="Arial Unicode MS" w:eastAsia="Arial Unicode MS" w:hAnsi="Arial Unicode MS"/>
          <w:rtl w:val="0"/>
        </w:rPr>
        <w:t xml:space="preserve">물론 이러한 문제에 대한 근본적인 해결책은 병원 치료나 전문적인 PT이다. 하지만 인터넷 사용 중 스스로의 자세를 자각하게 하거나 운동에 대해 상기시켜주는 프로그램이 존재한다면 도움이 될 것이라고 생각하여 이 아이디어를 내게 되었다.</w:t>
      </w:r>
    </w:p>
    <w:p w:rsidR="00000000" w:rsidDel="00000000" w:rsidP="00000000" w:rsidRDefault="00000000" w:rsidRPr="00000000" w14:paraId="0000002A">
      <w:pPr>
        <w:spacing w:after="240" w:before="240" w:lineRule="auto"/>
        <w:ind w:left="760" w:firstLine="680"/>
        <w:rPr/>
      </w:pPr>
      <w:r w:rsidDel="00000000" w:rsidR="00000000" w:rsidRPr="00000000">
        <w:rPr>
          <w:rtl w:val="0"/>
        </w:rPr>
      </w:r>
    </w:p>
    <w:p w:rsidR="00000000" w:rsidDel="00000000" w:rsidP="00000000" w:rsidRDefault="00000000" w:rsidRPr="00000000" w14:paraId="0000002B">
      <w:pPr>
        <w:spacing w:after="240" w:before="240" w:lineRule="auto"/>
        <w:ind w:left="0" w:firstLine="720"/>
        <w:rPr/>
      </w:pPr>
      <w:r w:rsidDel="00000000" w:rsidR="00000000" w:rsidRPr="00000000">
        <w:rPr>
          <w:rFonts w:ascii="Arial Unicode MS" w:cs="Arial Unicode MS" w:eastAsia="Arial Unicode MS" w:hAnsi="Arial Unicode MS"/>
          <w:b w:val="1"/>
          <w:sz w:val="24"/>
          <w:szCs w:val="24"/>
          <w:rtl w:val="0"/>
        </w:rPr>
        <w:t xml:space="preserve">1-3. 개발도구</w:t>
      </w:r>
      <w:r w:rsidDel="00000000" w:rsidR="00000000" w:rsidRPr="00000000">
        <w:rPr>
          <w:rtl w:val="0"/>
        </w:rPr>
      </w:r>
    </w:p>
    <w:p w:rsidR="00000000" w:rsidDel="00000000" w:rsidP="00000000" w:rsidRDefault="00000000" w:rsidRPr="00000000" w14:paraId="0000002C">
      <w:pPr>
        <w:spacing w:after="240" w:before="240" w:lineRule="auto"/>
        <w:ind w:left="760" w:firstLine="680"/>
        <w:rPr/>
      </w:pPr>
      <w:r w:rsidDel="00000000" w:rsidR="00000000" w:rsidRPr="00000000">
        <w:rPr>
          <w:rFonts w:ascii="Arial Unicode MS" w:cs="Arial Unicode MS" w:eastAsia="Arial Unicode MS" w:hAnsi="Arial Unicode MS"/>
          <w:rtl w:val="0"/>
        </w:rPr>
        <w:t xml:space="preserve">확장 프로그램은 개발자 입장에서 웹 브라우저 내의 활동에 대해 쉽게 제어할 수 있고, 사용자 입장에서도 쉽게 접근하고 설치할 수 있다는 장점이 있다. 다양한 웹 브라우저들 중에서 크롬은 월등히 높은 점유율을 보유하고 있기 때문에 많은 사람들에게 편의를 제공할 수 있도록 크롬 확장 프로그램을 선택하게 되었다.</w:t>
      </w:r>
    </w:p>
    <w:p w:rsidR="00000000" w:rsidDel="00000000" w:rsidP="00000000" w:rsidRDefault="00000000" w:rsidRPr="00000000" w14:paraId="0000002D">
      <w:pPr>
        <w:spacing w:after="240" w:before="240" w:lineRule="auto"/>
        <w:ind w:left="760" w:firstLine="680"/>
        <w:rPr/>
      </w:pPr>
      <w:r w:rsidDel="00000000" w:rsidR="00000000" w:rsidRPr="00000000">
        <w:rPr/>
        <w:drawing>
          <wp:inline distB="114300" distT="114300" distL="114300" distR="114300">
            <wp:extent cx="4010025" cy="947738"/>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10025"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0" w:firstLine="0"/>
        <w:rPr>
          <w:b w:val="1"/>
          <w:sz w:val="30"/>
          <w:szCs w:val="30"/>
        </w:rPr>
      </w:pPr>
      <w:r w:rsidDel="00000000" w:rsidR="00000000" w:rsidRPr="00000000">
        <w:rPr>
          <w:b w:val="1"/>
          <w:sz w:val="30"/>
          <w:szCs w:val="30"/>
          <w:rtl w:val="0"/>
        </w:rPr>
        <w:t xml:space="preserve">2.</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개발내용</w:t>
      </w:r>
    </w:p>
    <w:p w:rsidR="00000000" w:rsidDel="00000000" w:rsidP="00000000" w:rsidRDefault="00000000" w:rsidRPr="00000000" w14:paraId="0000002F">
      <w:pPr>
        <w:spacing w:after="240" w:before="240" w:lineRule="auto"/>
        <w:ind w:left="0"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2-1 기능 및 디자인  </w:t>
      </w:r>
    </w:p>
    <w:p w:rsidR="00000000" w:rsidDel="00000000" w:rsidP="00000000" w:rsidRDefault="00000000" w:rsidRPr="00000000" w14:paraId="00000030">
      <w:pPr>
        <w:spacing w:after="240" w:before="240" w:lineRule="auto"/>
        <w:ind w:left="720" w:firstLine="0"/>
        <w:rPr/>
      </w:pPr>
      <w:r w:rsidDel="00000000" w:rsidR="00000000" w:rsidRPr="00000000">
        <w:rPr>
          <w:rFonts w:ascii="Arial Unicode MS" w:cs="Arial Unicode MS" w:eastAsia="Arial Unicode MS" w:hAnsi="Arial Unicode MS"/>
          <w:rtl w:val="0"/>
        </w:rPr>
        <w:t xml:space="preserve">이</w:t>
      </w:r>
      <w:r w:rsidDel="00000000" w:rsidR="00000000" w:rsidRPr="00000000">
        <w:rPr>
          <w:rFonts w:ascii="Arial Unicode MS" w:cs="Arial Unicode MS" w:eastAsia="Arial Unicode MS" w:hAnsi="Arial Unicode MS"/>
          <w:rtl w:val="0"/>
        </w:rPr>
        <w:t xml:space="preserve"> 프로그램은</w:t>
      </w:r>
      <w:r w:rsidDel="00000000" w:rsidR="00000000" w:rsidRPr="00000000">
        <w:rPr>
          <w:rFonts w:ascii="Arial Unicode MS" w:cs="Arial Unicode MS" w:eastAsia="Arial Unicode MS" w:hAnsi="Arial Unicode MS"/>
          <w:rtl w:val="0"/>
        </w:rPr>
        <w:t xml:space="preserve">설정한 시간에 알림과 함께 운동 영상을 링크해주는 ‘운동 매니저’</w:t>
      </w:r>
      <w:r w:rsidDel="00000000" w:rsidR="00000000" w:rsidRPr="00000000">
        <w:rPr>
          <w:rFonts w:ascii="Arial Unicode MS" w:cs="Arial Unicode MS" w:eastAsia="Arial Unicode MS" w:hAnsi="Arial Unicode MS"/>
          <w:rtl w:val="0"/>
        </w:rPr>
        <w:t xml:space="preserve">로 이루어져 있다.</w:t>
      </w:r>
    </w:p>
    <w:p w:rsidR="00000000" w:rsidDel="00000000" w:rsidP="00000000" w:rsidRDefault="00000000" w:rsidRPr="00000000" w14:paraId="00000031">
      <w:pPr>
        <w:spacing w:after="240" w:before="240" w:lineRule="auto"/>
        <w:ind w:left="720" w:firstLine="0"/>
        <w:rPr/>
      </w:pPr>
      <w:r w:rsidDel="00000000" w:rsidR="00000000" w:rsidRPr="00000000">
        <w:rPr>
          <w:rtl w:val="0"/>
        </w:rPr>
      </w:r>
    </w:p>
    <w:p w:rsidR="00000000" w:rsidDel="00000000" w:rsidP="00000000" w:rsidRDefault="00000000" w:rsidRPr="00000000" w14:paraId="00000032">
      <w:pPr>
        <w:numPr>
          <w:ilvl w:val="0"/>
          <w:numId w:val="27"/>
        </w:numPr>
        <w:spacing w:after="240" w:before="240" w:lineRule="auto"/>
        <w:ind w:left="2160" w:hanging="360"/>
        <w:rPr>
          <w:u w:val="none"/>
        </w:rPr>
      </w:pPr>
      <w:hyperlink r:id="rId9">
        <w:r w:rsidDel="00000000" w:rsidR="00000000" w:rsidRPr="00000000">
          <w:rPr>
            <w:color w:val="1155cc"/>
            <w:u w:val="single"/>
            <w:rtl w:val="0"/>
          </w:rPr>
          <w:t xml:space="preserve">운동 매니저</w:t>
        </w:r>
      </w:hyperlink>
      <w:r w:rsidDel="00000000" w:rsidR="00000000" w:rsidRPr="00000000">
        <w:rPr>
          <w:rFonts w:ascii="Arial Unicode MS" w:cs="Arial Unicode MS" w:eastAsia="Arial Unicode MS" w:hAnsi="Arial Unicode MS"/>
          <w:rtl w:val="0"/>
        </w:rPr>
        <w:t xml:space="preserve"> : 일정한 시간(ex. 오후 3시)에 요정이 나타남</w:t>
      </w:r>
    </w:p>
    <w:p w:rsidR="00000000" w:rsidDel="00000000" w:rsidP="00000000" w:rsidRDefault="00000000" w:rsidRPr="00000000" w14:paraId="00000033">
      <w:pPr>
        <w:spacing w:after="240" w:before="240" w:lineRule="auto"/>
        <w:ind w:left="2160" w:firstLine="0"/>
        <w:rPr/>
      </w:pPr>
      <w:r w:rsidDel="00000000" w:rsidR="00000000" w:rsidRPr="00000000">
        <w:rPr>
          <w:rtl w:val="0"/>
        </w:rPr>
      </w:r>
    </w:p>
    <w:p w:rsidR="00000000" w:rsidDel="00000000" w:rsidP="00000000" w:rsidRDefault="00000000" w:rsidRPr="00000000" w14:paraId="00000034">
      <w:pPr>
        <w:spacing w:after="240" w:before="240" w:lineRule="auto"/>
        <w:ind w:left="18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Unicode MS" w:cs="Arial Unicode MS" w:eastAsia="Arial Unicode MS" w:hAnsi="Arial Unicode MS"/>
          <w:rtl w:val="0"/>
        </w:rPr>
        <w:t xml:space="preserve">운동 요정은 설정한 링크를 새 탭으로 열어 운동 영상을 재생한다.</w:t>
      </w:r>
    </w:p>
    <w:p w:rsidR="00000000" w:rsidDel="00000000" w:rsidP="00000000" w:rsidRDefault="00000000" w:rsidRPr="00000000" w14:paraId="00000035">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사용자는 자신의 정보를 입력한 뒤 적절한 운동을 추천받을 수 있다.</w:t>
      </w:r>
    </w:p>
    <w:p w:rsidR="00000000" w:rsidDel="00000000" w:rsidP="00000000" w:rsidRDefault="00000000" w:rsidRPr="00000000" w14:paraId="00000036">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사용자는 추천 운동 중 원하는 운동을 선택해 운동 목록에 추가할 수 있다.</w:t>
      </w:r>
      <w:r w:rsidDel="00000000" w:rsidR="00000000" w:rsidRPr="00000000">
        <w:rPr>
          <w:rtl w:val="0"/>
        </w:rPr>
      </w:r>
    </w:p>
    <w:p w:rsidR="00000000" w:rsidDel="00000000" w:rsidP="00000000" w:rsidRDefault="00000000" w:rsidRPr="00000000" w14:paraId="00000037">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사용자는 추천 운동과 별도로 원하는 운동을 등록할 수 있다.</w:t>
      </w:r>
    </w:p>
    <w:p w:rsidR="00000000" w:rsidDel="00000000" w:rsidP="00000000" w:rsidRDefault="00000000" w:rsidRPr="00000000" w14:paraId="00000038">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알림 이름, 알림을 받을 시간, 운동 영상 링크 정보를 입력해 알림을 설정할 수 있다.</w:t>
      </w:r>
    </w:p>
    <w:p w:rsidR="00000000" w:rsidDel="00000000" w:rsidP="00000000" w:rsidRDefault="00000000" w:rsidRPr="00000000" w14:paraId="00000039">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운동 알림이 켜졌을 때 시간 내에 링크로 접속하지 않으면 요정이 특정 행동을 취한다. 이 행동은 설정에서 조정할 수 있다.</w:t>
      </w:r>
    </w:p>
    <w:p w:rsidR="00000000" w:rsidDel="00000000" w:rsidP="00000000" w:rsidRDefault="00000000" w:rsidRPr="00000000" w14:paraId="0000003A">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설정한 시간이 되면 알람이 울리며, ‘그래’ 버튼 클릭 시 새 탭으로 운동 영상을 보여준다.</w:t>
      </w:r>
    </w:p>
    <w:p w:rsidR="00000000" w:rsidDel="00000000" w:rsidP="00000000" w:rsidRDefault="00000000" w:rsidRPr="00000000" w14:paraId="0000003B">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‘나중에’ 버튼 클릭 시 30분 뒤에 다시 알람이 울린다.</w:t>
      </w:r>
    </w:p>
    <w:p w:rsidR="00000000" w:rsidDel="00000000" w:rsidP="00000000" w:rsidRDefault="00000000" w:rsidRPr="00000000" w14:paraId="0000003C">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영상을 모두 시청한 경우 자동으로 우측 하단에 운동 완료 표시가 뜬다. 혹은 사용자가 직접 아이콘을 클릭해 완료할 수도 있다.</w:t>
      </w:r>
    </w:p>
    <w:p w:rsidR="00000000" w:rsidDel="00000000" w:rsidP="00000000" w:rsidRDefault="00000000" w:rsidRPr="00000000" w14:paraId="0000003D">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사용자의 운동 수행 여부가 기록되어 얼마나 규칙적으로 운동을 실천했는지 확인할 수 있다.</w:t>
      </w:r>
    </w:p>
    <w:p w:rsidR="00000000" w:rsidDel="00000000" w:rsidP="00000000" w:rsidRDefault="00000000" w:rsidRPr="00000000" w14:paraId="0000003E">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운동 기록은 캘린더형 월간 기록과 투두리스트형 일간 기록, 그래프형 통계 기록으로 나뉜다.</w:t>
      </w:r>
    </w:p>
    <w:p w:rsidR="00000000" w:rsidDel="00000000" w:rsidP="00000000" w:rsidRDefault="00000000" w:rsidRPr="00000000" w14:paraId="0000003F">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통계란에서는 전체 사용자 중 자신이 어느 정도 위치인지 그래프를 통해 확인할 수 있다.</w:t>
      </w:r>
    </w:p>
    <w:p w:rsidR="00000000" w:rsidDel="00000000" w:rsidP="00000000" w:rsidRDefault="00000000" w:rsidRPr="00000000" w14:paraId="00000040">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친구 추가를 하면 친구의 운동 기록을 확인할 수 있고, 다양한 반응을 남길 수 있다.</w:t>
      </w:r>
    </w:p>
    <w:p w:rsidR="00000000" w:rsidDel="00000000" w:rsidP="00000000" w:rsidRDefault="00000000" w:rsidRPr="00000000" w14:paraId="00000041">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친구의 운동 목록에서 원하는 운동을 자신의 운동 목록에 가져올 수 있다.</w:t>
      </w:r>
    </w:p>
    <w:p w:rsidR="00000000" w:rsidDel="00000000" w:rsidP="00000000" w:rsidRDefault="00000000" w:rsidRPr="00000000" w14:paraId="00000042">
      <w:pPr>
        <w:spacing w:after="240" w:before="240" w:lineRule="auto"/>
        <w:ind w:left="720" w:firstLine="720"/>
        <w:rPr/>
      </w:pPr>
      <w:r w:rsidDel="00000000" w:rsidR="00000000" w:rsidRPr="00000000">
        <w:rPr>
          <w:rtl w:val="0"/>
        </w:rPr>
      </w:r>
    </w:p>
    <w:p w:rsidR="00000000" w:rsidDel="00000000" w:rsidP="00000000" w:rsidRDefault="00000000" w:rsidRPr="00000000" w14:paraId="00000043">
      <w:pPr>
        <w:numPr>
          <w:ilvl w:val="0"/>
          <w:numId w:val="27"/>
        </w:numPr>
        <w:spacing w:after="240" w:before="240" w:lineRule="auto"/>
        <w:ind w:left="2160" w:hanging="360"/>
        <w:rPr>
          <w:u w:val="none"/>
        </w:rPr>
      </w:pPr>
      <w:r w:rsidDel="00000000" w:rsidR="00000000" w:rsidRPr="00000000">
        <w:rPr>
          <w:rFonts w:ascii="Arial Unicode MS" w:cs="Arial Unicode MS" w:eastAsia="Arial Unicode MS" w:hAnsi="Arial Unicode MS"/>
          <w:rtl w:val="0"/>
        </w:rPr>
        <w:t xml:space="preserve">요정</w:t>
      </w:r>
      <w:r w:rsidDel="00000000" w:rsidR="00000000" w:rsidRPr="00000000">
        <w:rPr>
          <w:rtl w:val="0"/>
        </w:rPr>
      </w:r>
    </w:p>
    <w:p w:rsidR="00000000" w:rsidDel="00000000" w:rsidP="00000000" w:rsidRDefault="00000000" w:rsidRPr="00000000" w14:paraId="00000044">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45">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칭호를 획득하면 요정 의상을 얻을 수 있다.</w:t>
      </w:r>
    </w:p>
    <w:p w:rsidR="00000000" w:rsidDel="00000000" w:rsidP="00000000" w:rsidRDefault="00000000" w:rsidRPr="00000000" w14:paraId="00000046">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요정의 애칭과 의상은 설정창에서 수정 가능하다.</w:t>
      </w:r>
    </w:p>
    <w:p w:rsidR="00000000" w:rsidDel="00000000" w:rsidP="00000000" w:rsidRDefault="00000000" w:rsidRPr="00000000" w14:paraId="00000047">
      <w:pPr>
        <w:spacing w:after="240" w:before="240" w:lineRule="auto"/>
        <w:ind w:left="1840" w:hanging="360"/>
        <w:rPr/>
      </w:pPr>
      <w:r w:rsidDel="00000000" w:rsidR="00000000" w:rsidRPr="00000000">
        <w:rPr>
          <w:rFonts w:ascii="Arial Unicode MS" w:cs="Arial Unicode MS" w:eastAsia="Arial Unicode MS" w:hAnsi="Arial Unicode MS"/>
          <w:rtl w:val="0"/>
        </w:rPr>
        <w:t xml:space="preserve">-</w:t>
        <w:tab/>
        <w:t xml:space="preserve">운동 계획을 지키지 않을수록 요정의 비만도가 높아진다.</w:t>
      </w:r>
    </w:p>
    <w:p w:rsidR="00000000" w:rsidDel="00000000" w:rsidP="00000000" w:rsidRDefault="00000000" w:rsidRPr="00000000" w14:paraId="00000048">
      <w:pPr>
        <w:spacing w:after="240" w:before="240" w:lineRule="auto"/>
        <w:ind w:left="0" w:firstLine="0"/>
        <w:rPr/>
      </w:pPr>
      <w:r w:rsidDel="00000000" w:rsidR="00000000" w:rsidRPr="00000000">
        <w:rPr>
          <w:rtl w:val="0"/>
        </w:rPr>
      </w:r>
    </w:p>
    <w:p w:rsidR="00000000" w:rsidDel="00000000" w:rsidP="00000000" w:rsidRDefault="00000000" w:rsidRPr="00000000" w14:paraId="00000049">
      <w:pPr>
        <w:spacing w:after="240" w:before="240" w:lineRule="auto"/>
        <w:ind w:firstLine="720"/>
        <w:rPr/>
      </w:pPr>
      <w:r w:rsidDel="00000000" w:rsidR="00000000" w:rsidRPr="00000000">
        <w:rPr>
          <w:rFonts w:ascii="Arial Unicode MS" w:cs="Arial Unicode MS" w:eastAsia="Arial Unicode MS" w:hAnsi="Arial Unicode MS"/>
          <w:b w:val="1"/>
          <w:sz w:val="24"/>
          <w:szCs w:val="24"/>
          <w:rtl w:val="0"/>
        </w:rPr>
        <w:t xml:space="preserve">2-2 개인화 방법 </w:t>
      </w:r>
      <w:r w:rsidDel="00000000" w:rsidR="00000000" w:rsidRPr="00000000">
        <w:rPr>
          <w:rtl w:val="0"/>
        </w:rPr>
      </w:r>
    </w:p>
    <w:p w:rsidR="00000000" w:rsidDel="00000000" w:rsidP="00000000" w:rsidRDefault="00000000" w:rsidRPr="00000000" w14:paraId="0000004A">
      <w:pPr>
        <w:numPr>
          <w:ilvl w:val="0"/>
          <w:numId w:val="28"/>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개인화 요소의 우선순위</w:t>
      </w:r>
      <w:r w:rsidDel="00000000" w:rsidR="00000000" w:rsidRPr="00000000">
        <w:rPr>
          <w:rtl w:val="0"/>
        </w:rPr>
      </w:r>
    </w:p>
    <w:p w:rsidR="00000000" w:rsidDel="00000000" w:rsidP="00000000" w:rsidRDefault="00000000" w:rsidRPr="00000000" w14:paraId="0000004B">
      <w:pPr>
        <w:spacing w:after="240" w:before="240" w:lineRule="auto"/>
        <w:ind w:left="720" w:firstLine="720"/>
        <w:rPr/>
      </w:pPr>
      <w:r w:rsidDel="00000000" w:rsidR="00000000" w:rsidRPr="00000000">
        <w:rPr>
          <w:rtl w:val="0"/>
        </w:rPr>
        <w:t xml:space="preserve">(1)</w:t>
      </w:r>
      <w:r w:rsidDel="00000000" w:rsidR="00000000" w:rsidRPr="00000000">
        <w:rPr>
          <w:rFonts w:ascii="Arial Unicode MS" w:cs="Arial Unicode MS" w:eastAsia="Arial Unicode MS" w:hAnsi="Arial Unicode MS"/>
          <w:rtl w:val="0"/>
        </w:rPr>
        <w:t xml:space="preserve"> 장소 (동작의 제한)</w:t>
      </w:r>
    </w:p>
    <w:p w:rsidR="00000000" w:rsidDel="00000000" w:rsidP="00000000" w:rsidRDefault="00000000" w:rsidRPr="00000000" w14:paraId="0000004C">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(2) mbti (성격에 맞는 운동 양식 추천)</w:t>
        <w:tab/>
      </w:r>
    </w:p>
    <w:p w:rsidR="00000000" w:rsidDel="00000000" w:rsidP="00000000" w:rsidRDefault="00000000" w:rsidRPr="00000000" w14:paraId="0000004D">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(3) bmi (운동량, 빈도 조절) </w:t>
      </w:r>
    </w:p>
    <w:p w:rsidR="00000000" w:rsidDel="00000000" w:rsidP="00000000" w:rsidRDefault="00000000" w:rsidRPr="00000000" w14:paraId="0000004E">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(4) 운동기구 (기구 사용)</w:t>
      </w:r>
    </w:p>
    <w:p w:rsidR="00000000" w:rsidDel="00000000" w:rsidP="00000000" w:rsidRDefault="00000000" w:rsidRPr="00000000" w14:paraId="0000004F">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(5) 통증 부위 (스트레칭 추천)</w:t>
      </w:r>
    </w:p>
    <w:p w:rsidR="00000000" w:rsidDel="00000000" w:rsidP="00000000" w:rsidRDefault="00000000" w:rsidRPr="00000000" w14:paraId="00000050">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(6) 운세 (재미적요소) </w:t>
      </w:r>
    </w:p>
    <w:p w:rsidR="00000000" w:rsidDel="00000000" w:rsidP="00000000" w:rsidRDefault="00000000" w:rsidRPr="00000000" w14:paraId="00000051">
      <w:pPr>
        <w:spacing w:after="240" w:before="240" w:lineRule="auto"/>
        <w:ind w:firstLine="720"/>
        <w:rPr/>
      </w:pPr>
      <w:r w:rsidDel="00000000" w:rsidR="00000000" w:rsidRPr="00000000">
        <w:rPr>
          <w:rtl w:val="0"/>
        </w:rPr>
      </w:r>
    </w:p>
    <w:p w:rsidR="00000000" w:rsidDel="00000000" w:rsidP="00000000" w:rsidRDefault="00000000" w:rsidRPr="00000000" w14:paraId="00000052">
      <w:pPr>
        <w:spacing w:after="240" w:before="240" w:lineRule="auto"/>
        <w:ind w:left="720" w:firstLine="720"/>
        <w:rPr/>
      </w:pPr>
      <w:r w:rsidDel="00000000" w:rsidR="00000000" w:rsidRPr="00000000">
        <w:rPr>
          <w:rtl w:val="0"/>
        </w:rPr>
      </w:r>
    </w:p>
    <w:p w:rsidR="00000000" w:rsidDel="00000000" w:rsidP="00000000" w:rsidRDefault="00000000" w:rsidRPr="00000000" w14:paraId="00000053">
      <w:pPr>
        <w:numPr>
          <w:ilvl w:val="0"/>
          <w:numId w:val="28"/>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설문내용</w:t>
      </w:r>
    </w:p>
    <w:p w:rsidR="00000000" w:rsidDel="00000000" w:rsidP="00000000" w:rsidRDefault="00000000" w:rsidRPr="00000000" w14:paraId="00000054">
      <w:pPr>
        <w:spacing w:after="240" w:before="240" w:lineRule="auto"/>
        <w:ind w:left="1440" w:firstLine="0"/>
        <w:rPr/>
      </w:pPr>
      <w:r w:rsidDel="00000000" w:rsidR="00000000" w:rsidRPr="00000000">
        <w:rPr>
          <w:rtl w:val="0"/>
        </w:rPr>
      </w:r>
    </w:p>
    <w:p w:rsidR="00000000" w:rsidDel="00000000" w:rsidP="00000000" w:rsidRDefault="00000000" w:rsidRPr="00000000" w14:paraId="00000055">
      <w:pPr>
        <w:numPr>
          <w:ilvl w:val="0"/>
          <w:numId w:val="1"/>
        </w:numPr>
        <w:spacing w:after="240" w:before="240" w:lineRule="auto"/>
        <w:ind w:left="1440" w:hanging="360"/>
      </w:pPr>
      <w:r w:rsidDel="00000000" w:rsidR="00000000" w:rsidRPr="00000000">
        <w:rPr>
          <w:rFonts w:ascii="Arial Unicode MS" w:cs="Arial Unicode MS" w:eastAsia="Arial Unicode MS" w:hAnsi="Arial Unicode MS"/>
          <w:rtl w:val="0"/>
        </w:rPr>
        <w:t xml:space="preserve">안녕하세요 반가워요! HeYo에 오신 걸 환영해요:) </w:t>
      </w:r>
    </w:p>
    <w:p w:rsidR="00000000" w:rsidDel="00000000" w:rsidP="00000000" w:rsidRDefault="00000000" w:rsidRPr="00000000" w14:paraId="00000056">
      <w:pPr>
        <w:spacing w:after="240" w:before="240" w:lineRule="auto"/>
        <w:ind w:left="1440" w:firstLine="0"/>
        <w:rPr/>
      </w:pPr>
      <w:r w:rsidDel="00000000" w:rsidR="00000000" w:rsidRPr="00000000">
        <w:rPr>
          <w:rFonts w:ascii="Arial Unicode MS" w:cs="Arial Unicode MS" w:eastAsia="Arial Unicode MS" w:hAnsi="Arial Unicode MS"/>
          <w:rtl w:val="0"/>
        </w:rPr>
        <w:t xml:space="preserve">실례가 안된다면 이름을 여쭤봐도 괜찮을까요?</w:t>
      </w:r>
    </w:p>
    <w:p w:rsidR="00000000" w:rsidDel="00000000" w:rsidP="00000000" w:rsidRDefault="00000000" w:rsidRPr="00000000" w14:paraId="00000057">
      <w:pPr>
        <w:numPr>
          <w:ilvl w:val="0"/>
          <w:numId w:val="24"/>
        </w:numPr>
        <w:spacing w:after="240" w:before="240" w:lineRule="auto"/>
        <w:ind w:left="2160" w:hanging="360"/>
        <w:rPr>
          <w:u w:val="none"/>
        </w:rPr>
      </w:pPr>
      <w:r w:rsidDel="00000000" w:rsidR="00000000" w:rsidRPr="00000000">
        <w:rPr>
          <w:rFonts w:ascii="Arial Unicode MS" w:cs="Arial Unicode MS" w:eastAsia="Arial Unicode MS" w:hAnsi="Arial Unicode MS"/>
          <w:rtl w:val="0"/>
        </w:rPr>
        <w:t xml:space="preserve">앞으로 사용자님을 부르는데 사용될 닉네임입니다</w:t>
      </w:r>
      <w:r w:rsidDel="00000000" w:rsidR="00000000" w:rsidRPr="00000000">
        <w:rPr>
          <w:rtl w:val="0"/>
        </w:rPr>
      </w:r>
    </w:p>
    <w:p w:rsidR="00000000" w:rsidDel="00000000" w:rsidP="00000000" w:rsidRDefault="00000000" w:rsidRPr="00000000" w14:paraId="00000058">
      <w:pPr>
        <w:spacing w:after="240" w:before="240" w:lineRule="auto"/>
        <w:ind w:left="0" w:firstLine="0"/>
        <w:rPr/>
      </w:pPr>
      <w:r w:rsidDel="00000000" w:rsidR="00000000" w:rsidRPr="00000000">
        <w:rPr>
          <w:rtl w:val="0"/>
        </w:rPr>
      </w:r>
    </w:p>
    <w:p w:rsidR="00000000" w:rsidDel="00000000" w:rsidP="00000000" w:rsidRDefault="00000000" w:rsidRPr="00000000" w14:paraId="00000059">
      <w:pPr>
        <w:numPr>
          <w:ilvl w:val="0"/>
          <w:numId w:val="1"/>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 (00)님은 직접 운동 계획 짜는 것을 좋아하나요?</w:t>
      </w:r>
    </w:p>
    <w:p w:rsidR="00000000" w:rsidDel="00000000" w:rsidP="00000000" w:rsidRDefault="00000000" w:rsidRPr="00000000" w14:paraId="0000005A">
      <w:pPr>
        <w:spacing w:after="240" w:before="240" w:lineRule="auto"/>
        <w:ind w:firstLine="720"/>
        <w:rPr/>
      </w:pPr>
      <w:r w:rsidDel="00000000" w:rsidR="00000000" w:rsidRPr="00000000">
        <w:rPr>
          <w:rFonts w:ascii="Arial Unicode MS" w:cs="Arial Unicode MS" w:eastAsia="Arial Unicode MS" w:hAnsi="Arial Unicode MS"/>
          <w:rtl w:val="0"/>
        </w:rPr>
        <w:tab/>
        <w:t xml:space="preserve">1. 응 좋아! </w:t>
        <w:tab/>
        <w:t xml:space="preserve">2. 아니 귀찮아...</w:t>
      </w:r>
    </w:p>
    <w:p w:rsidR="00000000" w:rsidDel="00000000" w:rsidP="00000000" w:rsidRDefault="00000000" w:rsidRPr="00000000" w14:paraId="0000005B">
      <w:pPr>
        <w:numPr>
          <w:ilvl w:val="0"/>
          <w:numId w:val="2"/>
        </w:numPr>
        <w:spacing w:after="0" w:afterAutospacing="0" w:before="240" w:lineRule="auto"/>
        <w:ind w:left="2160" w:hanging="360"/>
        <w:rPr>
          <w:u w:val="none"/>
        </w:rPr>
      </w:pPr>
      <w:r w:rsidDel="00000000" w:rsidR="00000000" w:rsidRPr="00000000">
        <w:rPr>
          <w:rFonts w:ascii="Arial Unicode MS" w:cs="Arial Unicode MS" w:eastAsia="Arial Unicode MS" w:hAnsi="Arial Unicode MS"/>
          <w:rtl w:val="0"/>
        </w:rPr>
        <w:t xml:space="preserve">1번 선택 시, 확인 창 띄운 후 설문 종료</w:t>
      </w:r>
    </w:p>
    <w:p w:rsidR="00000000" w:rsidDel="00000000" w:rsidP="00000000" w:rsidRDefault="00000000" w:rsidRPr="00000000" w14:paraId="0000005C">
      <w:pPr>
        <w:numPr>
          <w:ilvl w:val="0"/>
          <w:numId w:val="2"/>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(직접 운동을 설정해야하는데 괜찮으신가요? 추천시스템은 설정탭에서 재설정 가능합니다)</w:t>
      </w:r>
    </w:p>
    <w:p w:rsidR="00000000" w:rsidDel="00000000" w:rsidP="00000000" w:rsidRDefault="00000000" w:rsidRPr="00000000" w14:paraId="0000005D">
      <w:pPr>
        <w:numPr>
          <w:ilvl w:val="0"/>
          <w:numId w:val="2"/>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2번 선택 시, 추천 운동 설정을 위한 설문 계속 진행</w:t>
      </w:r>
    </w:p>
    <w:p w:rsidR="00000000" w:rsidDel="00000000" w:rsidP="00000000" w:rsidRDefault="00000000" w:rsidRPr="00000000" w14:paraId="0000005E">
      <w:pPr>
        <w:spacing w:after="240" w:before="240" w:lineRule="auto"/>
        <w:ind w:firstLine="720"/>
        <w:rPr/>
      </w:pPr>
      <w:r w:rsidDel="00000000" w:rsidR="00000000" w:rsidRPr="00000000">
        <w:rPr>
          <w:rtl w:val="0"/>
        </w:rPr>
      </w:r>
    </w:p>
    <w:p w:rsidR="00000000" w:rsidDel="00000000" w:rsidP="00000000" w:rsidRDefault="00000000" w:rsidRPr="00000000" w14:paraId="0000005F">
      <w:pPr>
        <w:numPr>
          <w:ilvl w:val="0"/>
          <w:numId w:val="1"/>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(00)님, </w:t>
      </w:r>
      <w:r w:rsidDel="00000000" w:rsidR="00000000" w:rsidRPr="00000000">
        <w:rPr>
          <w:rFonts w:ascii="Arial Unicode MS" w:cs="Arial Unicode MS" w:eastAsia="Arial Unicode MS" w:hAnsi="Arial Unicode MS"/>
          <w:rtl w:val="0"/>
        </w:rPr>
        <w:t xml:space="preserve">요즘 어디 아프신 곳이 있나요?</w:t>
      </w:r>
    </w:p>
    <w:p w:rsidR="00000000" w:rsidDel="00000000" w:rsidP="00000000" w:rsidRDefault="00000000" w:rsidRPr="00000000" w14:paraId="00000060">
      <w:pPr>
        <w:spacing w:after="240" w:before="240" w:lineRule="auto"/>
        <w:ind w:firstLine="720"/>
        <w:rPr/>
      </w:pPr>
      <w:r w:rsidDel="00000000" w:rsidR="00000000" w:rsidRPr="00000000">
        <w:rPr>
          <w:rFonts w:ascii="Arial Unicode MS" w:cs="Arial Unicode MS" w:eastAsia="Arial Unicode MS" w:hAnsi="Arial Unicode MS"/>
          <w:rtl w:val="0"/>
        </w:rPr>
        <w:tab/>
        <w:t xml:space="preserve">1. 어깨/목</w:t>
        <w:tab/>
        <w:t xml:space="preserve">2. 손목</w:t>
        <w:tab/>
        <w:tab/>
        <w:t xml:space="preserve">3. 허리</w:t>
        <w:tab/>
        <w:tab/>
        <w:t xml:space="preserve">4. 다리</w:t>
        <w:tab/>
      </w:r>
    </w:p>
    <w:p w:rsidR="00000000" w:rsidDel="00000000" w:rsidP="00000000" w:rsidRDefault="00000000" w:rsidRPr="00000000" w14:paraId="00000061">
      <w:pPr>
        <w:spacing w:after="240" w:before="240" w:lineRule="auto"/>
        <w:ind w:firstLine="720"/>
        <w:rPr/>
      </w:pPr>
      <w:r w:rsidDel="00000000" w:rsidR="00000000" w:rsidRPr="00000000">
        <w:rPr>
          <w:rFonts w:ascii="Arial Unicode MS" w:cs="Arial Unicode MS" w:eastAsia="Arial Unicode MS" w:hAnsi="Arial Unicode MS"/>
          <w:rtl w:val="0"/>
        </w:rPr>
        <w:tab/>
        <w:t xml:space="preserve">5. 발</w:t>
        <w:tab/>
        <w:tab/>
        <w:t xml:space="preserve">6. 다 괜찮아</w:t>
      </w:r>
    </w:p>
    <w:p w:rsidR="00000000" w:rsidDel="00000000" w:rsidP="00000000" w:rsidRDefault="00000000" w:rsidRPr="00000000" w14:paraId="00000062">
      <w:pPr>
        <w:spacing w:after="240" w:before="240" w:lineRule="auto"/>
        <w:ind w:firstLine="720"/>
        <w:rPr/>
      </w:pPr>
      <w:r w:rsidDel="00000000" w:rsidR="00000000" w:rsidRPr="00000000">
        <w:rPr>
          <w:rtl w:val="0"/>
        </w:rPr>
      </w:r>
    </w:p>
    <w:p w:rsidR="00000000" w:rsidDel="00000000" w:rsidP="00000000" w:rsidRDefault="00000000" w:rsidRPr="00000000" w14:paraId="00000063">
      <w:pPr>
        <w:numPr>
          <w:ilvl w:val="0"/>
          <w:numId w:val="1"/>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주변에 가지고 있는 운동 도구가 있나요?</w:t>
      </w:r>
    </w:p>
    <w:p w:rsidR="00000000" w:rsidDel="00000000" w:rsidP="00000000" w:rsidRDefault="00000000" w:rsidRPr="00000000" w14:paraId="00000064">
      <w:pPr>
        <w:spacing w:after="240" w:before="240" w:lineRule="auto"/>
        <w:ind w:firstLine="720"/>
        <w:rPr/>
      </w:pPr>
      <w:r w:rsidDel="00000000" w:rsidR="00000000" w:rsidRPr="00000000">
        <w:rPr>
          <w:rFonts w:ascii="Arial Unicode MS" w:cs="Arial Unicode MS" w:eastAsia="Arial Unicode MS" w:hAnsi="Arial Unicode MS"/>
          <w:rtl w:val="0"/>
        </w:rPr>
        <w:tab/>
        <w:t xml:space="preserve">1. 폼롤러</w:t>
        <w:tab/>
        <w:t xml:space="preserve">2. 마사지볼</w:t>
        <w:tab/>
        <w:t xml:space="preserve">3. 아령</w:t>
        <w:tab/>
        <w:tab/>
        <w:t xml:space="preserve">4. 수건이나 끈</w:t>
        <w:tab/>
        <w:tab/>
        <w:t xml:space="preserve">5. 없어요</w:t>
      </w:r>
    </w:p>
    <w:p w:rsidR="00000000" w:rsidDel="00000000" w:rsidP="00000000" w:rsidRDefault="00000000" w:rsidRPr="00000000" w14:paraId="00000065">
      <w:pPr>
        <w:spacing w:after="240" w:before="240" w:lineRule="auto"/>
        <w:ind w:firstLine="720"/>
        <w:rPr/>
      </w:pPr>
      <w:r w:rsidDel="00000000" w:rsidR="00000000" w:rsidRPr="00000000">
        <w:rPr>
          <w:rtl w:val="0"/>
        </w:rPr>
      </w:r>
    </w:p>
    <w:p w:rsidR="00000000" w:rsidDel="00000000" w:rsidP="00000000" w:rsidRDefault="00000000" w:rsidRPr="00000000" w14:paraId="00000066">
      <w:pPr>
        <w:numPr>
          <w:ilvl w:val="0"/>
          <w:numId w:val="1"/>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 (소곤+수줍) 혹시 (00)님에 대해 더 알 수 있을까요?</w:t>
      </w:r>
    </w:p>
    <w:p w:rsidR="00000000" w:rsidDel="00000000" w:rsidP="00000000" w:rsidRDefault="00000000" w:rsidRPr="00000000" w14:paraId="00000067">
      <w:pPr>
        <w:spacing w:after="240" w:before="240" w:lineRule="auto"/>
        <w:ind w:firstLine="720"/>
        <w:rPr/>
      </w:pPr>
      <w:r w:rsidDel="00000000" w:rsidR="00000000" w:rsidRPr="00000000">
        <w:rPr>
          <w:rFonts w:ascii="Arial Unicode MS" w:cs="Arial Unicode MS" w:eastAsia="Arial Unicode MS" w:hAnsi="Arial Unicode MS"/>
          <w:rtl w:val="0"/>
        </w:rPr>
        <w:tab/>
        <w:t xml:space="preserve">* 해당 정보는 오로지 BMI 계산에 사용됩니다.</w:t>
      </w:r>
    </w:p>
    <w:p w:rsidR="00000000" w:rsidDel="00000000" w:rsidP="00000000" w:rsidRDefault="00000000" w:rsidRPr="00000000" w14:paraId="00000068">
      <w:pPr>
        <w:spacing w:after="240" w:before="240" w:lineRule="auto"/>
        <w:ind w:firstLine="720"/>
        <w:rPr/>
      </w:pPr>
      <w:r w:rsidDel="00000000" w:rsidR="00000000" w:rsidRPr="00000000">
        <w:rPr>
          <w:rFonts w:ascii="Arial Unicode MS" w:cs="Arial Unicode MS" w:eastAsia="Arial Unicode MS" w:hAnsi="Arial Unicode MS"/>
          <w:rtl w:val="0"/>
        </w:rPr>
        <w:tab/>
        <w:t xml:space="preserve">* (00)님에게 더 맞는 운동을 추천하기 위해 작성해주세요 :)</w:t>
      </w:r>
    </w:p>
    <w:p w:rsidR="00000000" w:rsidDel="00000000" w:rsidP="00000000" w:rsidRDefault="00000000" w:rsidRPr="00000000" w14:paraId="00000069">
      <w:pPr>
        <w:spacing w:after="240" w:before="240" w:lineRule="auto"/>
        <w:ind w:firstLine="720"/>
        <w:rPr/>
      </w:pPr>
      <w:r w:rsidDel="00000000" w:rsidR="00000000" w:rsidRPr="00000000">
        <w:rPr>
          <w:rFonts w:ascii="Arial Unicode MS" w:cs="Arial Unicode MS" w:eastAsia="Arial Unicode MS" w:hAnsi="Arial Unicode MS"/>
          <w:rtl w:val="0"/>
        </w:rPr>
        <w:tab/>
        <w:t xml:space="preserve">1. 키:</w:t>
        <w:tab/>
        <w:tab/>
        <w:t xml:space="preserve">2. 몸무게:</w:t>
        <w:tab/>
        <w:tab/>
        <w:t xml:space="preserve">3. 나이:</w:t>
        <w:tab/>
        <w:tab/>
        <w:t xml:space="preserve">4. 성별:</w:t>
      </w:r>
    </w:p>
    <w:p w:rsidR="00000000" w:rsidDel="00000000" w:rsidP="00000000" w:rsidRDefault="00000000" w:rsidRPr="00000000" w14:paraId="0000006A">
      <w:pPr>
        <w:spacing w:after="240" w:before="240" w:lineRule="auto"/>
        <w:ind w:firstLine="720"/>
        <w:rPr/>
      </w:pPr>
      <w:r w:rsidDel="00000000" w:rsidR="00000000" w:rsidRPr="00000000">
        <w:rPr>
          <w:rtl w:val="0"/>
        </w:rPr>
      </w:r>
    </w:p>
    <w:p w:rsidR="00000000" w:rsidDel="00000000" w:rsidP="00000000" w:rsidRDefault="00000000" w:rsidRPr="00000000" w14:paraId="0000006B">
      <w:pPr>
        <w:spacing w:after="240" w:before="240" w:lineRule="auto"/>
        <w:ind w:firstLine="720"/>
        <w:rPr/>
      </w:pPr>
      <w:r w:rsidDel="00000000" w:rsidR="00000000" w:rsidRPr="00000000">
        <w:rPr>
          <w:rtl w:val="0"/>
        </w:rPr>
      </w:r>
    </w:p>
    <w:p w:rsidR="00000000" w:rsidDel="00000000" w:rsidP="00000000" w:rsidRDefault="00000000" w:rsidRPr="00000000" w14:paraId="0000006C">
      <w:pPr>
        <w:numPr>
          <w:ilvl w:val="0"/>
          <w:numId w:val="1"/>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(00)님의 성격은 어떤가요? MBTI를 알려주세요!</w:t>
      </w:r>
    </w:p>
    <w:p w:rsidR="00000000" w:rsidDel="00000000" w:rsidP="00000000" w:rsidRDefault="00000000" w:rsidRPr="00000000" w14:paraId="0000006D">
      <w:pPr>
        <w:spacing w:after="240" w:before="240" w:lineRule="auto"/>
        <w:ind w:firstLine="720"/>
        <w:rPr/>
      </w:pPr>
      <w:r w:rsidDel="00000000" w:rsidR="00000000" w:rsidRPr="00000000">
        <w:rPr>
          <w:rFonts w:ascii="Arial Unicode MS" w:cs="Arial Unicode MS" w:eastAsia="Arial Unicode MS" w:hAnsi="Arial Unicode MS"/>
          <w:rtl w:val="0"/>
        </w:rPr>
        <w:tab/>
        <w:t xml:space="preserve">* 성격 별로 추천되는 운동 종류가 달라집니다!</w:t>
      </w:r>
    </w:p>
    <w:p w:rsidR="00000000" w:rsidDel="00000000" w:rsidP="00000000" w:rsidRDefault="00000000" w:rsidRPr="00000000" w14:paraId="0000006E">
      <w:pPr>
        <w:spacing w:after="240" w:before="240" w:lineRule="auto"/>
        <w:ind w:firstLine="720"/>
        <w:rPr/>
      </w:pPr>
      <w:r w:rsidDel="00000000" w:rsidR="00000000" w:rsidRPr="00000000">
        <w:rPr>
          <w:rtl w:val="0"/>
        </w:rPr>
      </w:r>
    </w:p>
    <w:p w:rsidR="00000000" w:rsidDel="00000000" w:rsidP="00000000" w:rsidRDefault="00000000" w:rsidRPr="00000000" w14:paraId="0000006F">
      <w:pPr>
        <w:spacing w:after="240" w:before="240" w:lineRule="auto"/>
        <w:ind w:firstLine="720"/>
        <w:rPr/>
      </w:pPr>
      <w:r w:rsidDel="00000000" w:rsidR="00000000" w:rsidRPr="00000000">
        <w:rPr>
          <w:rFonts w:ascii="Arial Unicode MS" w:cs="Arial Unicode MS" w:eastAsia="Arial Unicode MS" w:hAnsi="Arial Unicode MS"/>
          <w:rtl w:val="0"/>
        </w:rPr>
        <w:t xml:space="preserve">--------------------------------필수질문 아님----------------------------------</w:t>
      </w:r>
      <w:r w:rsidDel="00000000" w:rsidR="00000000" w:rsidRPr="00000000">
        <w:rPr>
          <w:rtl w:val="0"/>
        </w:rPr>
      </w:r>
    </w:p>
    <w:p w:rsidR="00000000" w:rsidDel="00000000" w:rsidP="00000000" w:rsidRDefault="00000000" w:rsidRPr="00000000" w14:paraId="00000070">
      <w:pPr>
        <w:numPr>
          <w:ilvl w:val="0"/>
          <w:numId w:val="1"/>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(00)님의 생일은 언제인가요? 제가 기억해둘게요!</w:t>
      </w:r>
    </w:p>
    <w:p w:rsidR="00000000" w:rsidDel="00000000" w:rsidP="00000000" w:rsidRDefault="00000000" w:rsidRPr="00000000" w14:paraId="00000071">
      <w:pPr>
        <w:spacing w:after="240" w:before="240" w:lineRule="auto"/>
        <w:ind w:firstLine="720"/>
        <w:rPr/>
      </w:pPr>
      <w:r w:rsidDel="00000000" w:rsidR="00000000" w:rsidRPr="00000000">
        <w:rPr>
          <w:rFonts w:ascii="Arial Unicode MS" w:cs="Arial Unicode MS" w:eastAsia="Arial Unicode MS" w:hAnsi="Arial Unicode MS"/>
          <w:rtl w:val="0"/>
        </w:rPr>
        <w:tab/>
        <w:t xml:space="preserve">* 생일 이벤트 및 운세 시스템에 사용됩니다.</w:t>
      </w:r>
    </w:p>
    <w:p w:rsidR="00000000" w:rsidDel="00000000" w:rsidP="00000000" w:rsidRDefault="00000000" w:rsidRPr="00000000" w14:paraId="00000072">
      <w:pPr>
        <w:spacing w:after="240" w:before="240" w:lineRule="auto"/>
        <w:ind w:firstLine="720"/>
        <w:rPr/>
      </w:pPr>
      <w:r w:rsidDel="00000000" w:rsidR="00000000" w:rsidRPr="00000000">
        <w:rPr>
          <w:rFonts w:ascii="Arial Unicode MS" w:cs="Arial Unicode MS" w:eastAsia="Arial Unicode MS" w:hAnsi="Arial Unicode MS"/>
          <w:rtl w:val="0"/>
        </w:rPr>
        <w:tab/>
        <w:t xml:space="preserve">1. ----년 --월 --일</w:t>
        <w:tab/>
        <w:t xml:space="preserve">2. 안알려줄래</w:t>
      </w:r>
    </w:p>
    <w:p w:rsidR="00000000" w:rsidDel="00000000" w:rsidP="00000000" w:rsidRDefault="00000000" w:rsidRPr="00000000" w14:paraId="00000073">
      <w:pPr>
        <w:spacing w:after="240" w:before="240" w:lineRule="auto"/>
        <w:ind w:firstLine="720"/>
        <w:rPr/>
      </w:pPr>
      <w:r w:rsidDel="00000000" w:rsidR="00000000" w:rsidRPr="00000000">
        <w:rPr>
          <w:rtl w:val="0"/>
        </w:rPr>
        <w:t xml:space="preserve">-------------------------------------------------------------------------------------</w:t>
      </w:r>
    </w:p>
    <w:p w:rsidR="00000000" w:rsidDel="00000000" w:rsidP="00000000" w:rsidRDefault="00000000" w:rsidRPr="00000000" w14:paraId="00000074">
      <w:pPr>
        <w:numPr>
          <w:ilvl w:val="0"/>
          <w:numId w:val="1"/>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운동은 언제 하실건가요?</w:t>
      </w:r>
    </w:p>
    <w:p w:rsidR="00000000" w:rsidDel="00000000" w:rsidP="00000000" w:rsidRDefault="00000000" w:rsidRPr="00000000" w14:paraId="00000075">
      <w:pPr>
        <w:spacing w:after="240" w:before="240" w:lineRule="auto"/>
        <w:ind w:left="1440" w:firstLine="0"/>
        <w:rPr/>
      </w:pPr>
      <w:r w:rsidDel="00000000" w:rsidR="00000000" w:rsidRPr="00000000">
        <w:rPr>
          <w:rFonts w:ascii="Arial Unicode MS" w:cs="Arial Unicode MS" w:eastAsia="Arial Unicode MS" w:hAnsi="Arial Unicode MS"/>
          <w:rtl w:val="0"/>
        </w:rPr>
        <w:t xml:space="preserve">1. 직접 설정할래</w:t>
        <w:tab/>
      </w:r>
      <w:commentRangeStart w:id="0"/>
      <w:r w:rsidDel="00000000" w:rsidR="00000000" w:rsidRPr="00000000">
        <w:rPr>
          <w:rFonts w:ascii="Arial Unicode MS" w:cs="Arial Unicode MS" w:eastAsia="Arial Unicode MS" w:hAnsi="Arial Unicode MS"/>
          <w:rtl w:val="0"/>
        </w:rPr>
        <w:t xml:space="preserve">2. 알아서 설정해줘~</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6">
      <w:pPr>
        <w:spacing w:after="240" w:before="240" w:lineRule="auto"/>
        <w:ind w:left="1440" w:firstLine="0"/>
        <w:rPr/>
      </w:pPr>
      <w:r w:rsidDel="00000000" w:rsidR="00000000" w:rsidRPr="00000000">
        <w:rPr>
          <w:rtl w:val="0"/>
        </w:rPr>
      </w:r>
    </w:p>
    <w:p w:rsidR="00000000" w:rsidDel="00000000" w:rsidP="00000000" w:rsidRDefault="00000000" w:rsidRPr="00000000" w14:paraId="00000077">
      <w:pPr>
        <w:spacing w:after="240" w:before="240" w:lineRule="auto"/>
        <w:ind w:left="1440" w:firstLine="0"/>
        <w:rPr/>
      </w:pPr>
      <w:r w:rsidDel="00000000" w:rsidR="00000000" w:rsidRPr="00000000">
        <w:rPr>
          <w:rtl w:val="0"/>
        </w:rPr>
      </w:r>
    </w:p>
    <w:p w:rsidR="00000000" w:rsidDel="00000000" w:rsidP="00000000" w:rsidRDefault="00000000" w:rsidRPr="00000000" w14:paraId="00000078">
      <w:pPr>
        <w:numPr>
          <w:ilvl w:val="0"/>
          <w:numId w:val="28"/>
        </w:numPr>
        <w:spacing w:after="0" w:afterAutospacing="0" w:before="240" w:lineRule="auto"/>
        <w:ind w:left="1440" w:hanging="360"/>
        <w:rPr/>
      </w:pPr>
      <w:r w:rsidDel="00000000" w:rsidR="00000000" w:rsidRPr="00000000">
        <w:rPr>
          <w:rFonts w:ascii="Arial Unicode MS" w:cs="Arial Unicode MS" w:eastAsia="Arial Unicode MS" w:hAnsi="Arial Unicode MS"/>
          <w:rtl w:val="0"/>
        </w:rPr>
        <w:t xml:space="preserve">분류기준</w:t>
      </w:r>
    </w:p>
    <w:p w:rsidR="00000000" w:rsidDel="00000000" w:rsidP="00000000" w:rsidRDefault="00000000" w:rsidRPr="00000000" w14:paraId="00000079">
      <w:pPr>
        <w:numPr>
          <w:ilvl w:val="0"/>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자세 - 서서 / 앉아서 / 누워서</w:t>
      </w:r>
    </w:p>
    <w:p w:rsidR="00000000" w:rsidDel="00000000" w:rsidP="00000000" w:rsidRDefault="00000000" w:rsidRPr="00000000" w14:paraId="0000007A">
      <w:pPr>
        <w:numPr>
          <w:ilvl w:val="0"/>
          <w:numId w:val="5"/>
        </w:numPr>
        <w:spacing w:after="0" w:afterAutospacing="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IP 주소에 따라 자동으로 자세 설정</w:t>
      </w:r>
    </w:p>
    <w:p w:rsidR="00000000" w:rsidDel="00000000" w:rsidP="00000000" w:rsidRDefault="00000000" w:rsidRPr="00000000" w14:paraId="0000007B">
      <w:pPr>
        <w:numPr>
          <w:ilvl w:val="0"/>
          <w:numId w:val="5"/>
        </w:numPr>
        <w:spacing w:after="0" w:afterAutospacing="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해당 IP 주소로 처음 접속 시, 집/회사 질문 팝업 창을 띄움</w:t>
      </w:r>
    </w:p>
    <w:p w:rsidR="00000000" w:rsidDel="00000000" w:rsidP="00000000" w:rsidRDefault="00000000" w:rsidRPr="00000000" w14:paraId="0000007C">
      <w:pPr>
        <w:numPr>
          <w:ilvl w:val="0"/>
          <w:numId w:val="5"/>
        </w:numPr>
        <w:spacing w:after="0" w:afterAutospacing="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설정 이후, IP 주소에 따라 운동 종류(스트레칭/운동)를 변경</w:t>
      </w:r>
    </w:p>
    <w:p w:rsidR="00000000" w:rsidDel="00000000" w:rsidP="00000000" w:rsidRDefault="00000000" w:rsidRPr="00000000" w14:paraId="0000007D">
      <w:pPr>
        <w:numPr>
          <w:ilvl w:val="0"/>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길이 - 10분 이하 / 20분 이하 / 20분 이상</w:t>
      </w:r>
    </w:p>
    <w:p w:rsidR="00000000" w:rsidDel="00000000" w:rsidP="00000000" w:rsidRDefault="00000000" w:rsidRPr="00000000" w14:paraId="0000007E">
      <w:pPr>
        <w:numPr>
          <w:ilvl w:val="0"/>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일일 횟수 - 3회 / 4회</w:t>
      </w:r>
    </w:p>
    <w:p w:rsidR="00000000" w:rsidDel="00000000" w:rsidP="00000000" w:rsidRDefault="00000000" w:rsidRPr="00000000" w14:paraId="0000007F">
      <w:pPr>
        <w:numPr>
          <w:ilvl w:val="0"/>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빈도 - 주 3회 / 주 4회 / 주 5회에서 </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80">
      <w:pPr>
        <w:numPr>
          <w:ilvl w:val="0"/>
          <w:numId w:val="21"/>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그외 - mbti를 기반으로 한 운동 스타일</w:t>
      </w:r>
    </w:p>
    <w:p w:rsidR="00000000" w:rsidDel="00000000" w:rsidP="00000000" w:rsidRDefault="00000000" w:rsidRPr="00000000" w14:paraId="00000081">
      <w:pPr>
        <w:spacing w:after="240" w:before="240" w:lineRule="auto"/>
        <w:ind w:firstLine="720"/>
        <w:rPr/>
      </w:pPr>
      <w:r w:rsidDel="00000000" w:rsidR="00000000" w:rsidRPr="00000000">
        <w:rPr>
          <w:rtl w:val="0"/>
        </w:rPr>
      </w:r>
    </w:p>
    <w:p w:rsidR="00000000" w:rsidDel="00000000" w:rsidP="00000000" w:rsidRDefault="00000000" w:rsidRPr="00000000" w14:paraId="00000082">
      <w:pPr>
        <w:spacing w:after="240" w:before="240" w:lineRule="auto"/>
        <w:ind w:left="720" w:firstLine="0"/>
        <w:rPr/>
      </w:pPr>
      <w:r w:rsidDel="00000000" w:rsidR="00000000" w:rsidRPr="00000000">
        <w:rPr>
          <w:rFonts w:ascii="Arial Unicode MS" w:cs="Arial Unicode MS" w:eastAsia="Arial Unicode MS" w:hAnsi="Arial Unicode MS"/>
          <w:rtl w:val="0"/>
        </w:rPr>
        <w:t xml:space="preserve">      4. 질문 답변에 따른 추천 기준</w:t>
      </w:r>
    </w:p>
    <w:p w:rsidR="00000000" w:rsidDel="00000000" w:rsidP="00000000" w:rsidRDefault="00000000" w:rsidRPr="00000000" w14:paraId="00000083">
      <w:pPr>
        <w:spacing w:after="240" w:before="240" w:lineRule="auto"/>
        <w:ind w:left="1440" w:firstLine="0"/>
        <w:rPr/>
      </w:pPr>
      <w:r w:rsidDel="00000000" w:rsidR="00000000" w:rsidRPr="00000000">
        <w:rPr>
          <w:rFonts w:ascii="Arial Unicode MS" w:cs="Arial Unicode MS" w:eastAsia="Arial Unicode MS" w:hAnsi="Arial Unicode MS"/>
          <w:rtl w:val="0"/>
        </w:rPr>
        <w:t xml:space="preserve">(1) 장소: 회사 선택 시 앉아서, 10분 이하, 하루 3번, 주 5회(평일) 고정 </w:t>
      </w:r>
    </w:p>
    <w:p w:rsidR="00000000" w:rsidDel="00000000" w:rsidP="00000000" w:rsidRDefault="00000000" w:rsidRPr="00000000" w14:paraId="00000084">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-&gt; 통증 부위와 기구 사용 여부에 맞게 선택</w:t>
      </w:r>
    </w:p>
    <w:p w:rsidR="00000000" w:rsidDel="00000000" w:rsidP="00000000" w:rsidRDefault="00000000" w:rsidRPr="00000000" w14:paraId="00000085">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(2) mbti (자세, 길이, 빈도에 영향)</w:t>
      </w:r>
    </w:p>
    <w:p w:rsidR="00000000" w:rsidDel="00000000" w:rsidP="00000000" w:rsidRDefault="00000000" w:rsidRPr="00000000" w14:paraId="00000086">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e/i s/n ( 운동종류(특성)보다는 운동의빈도와 강도에 영향을 주는 요소)</w:t>
      </w:r>
    </w:p>
    <w:p w:rsidR="00000000" w:rsidDel="00000000" w:rsidP="00000000" w:rsidRDefault="00000000" w:rsidRPr="00000000" w14:paraId="00000087">
      <w:pPr>
        <w:spacing w:after="240" w:before="240" w:lineRule="auto"/>
        <w:ind w:left="2160" w:firstLine="0"/>
        <w:rPr/>
      </w:pPr>
      <w:r w:rsidDel="00000000" w:rsidR="00000000" w:rsidRPr="00000000">
        <w:rPr>
          <w:rFonts w:ascii="Arial Unicode MS" w:cs="Arial Unicode MS" w:eastAsia="Arial Unicode MS" w:hAnsi="Arial Unicode MS"/>
          <w:rtl w:val="0"/>
        </w:rPr>
        <w:t xml:space="preserve">: es가 둘 다 해당하면 빈도 +1일, 하나만 해당하면 유지, 둘 다 해당하지 않으면 -1일</w:t>
      </w:r>
    </w:p>
    <w:p w:rsidR="00000000" w:rsidDel="00000000" w:rsidP="00000000" w:rsidRDefault="00000000" w:rsidRPr="00000000" w14:paraId="00000088">
      <w:pPr>
        <w:spacing w:after="240" w:before="240" w:lineRule="auto"/>
        <w:ind w:firstLine="720"/>
        <w:rPr/>
      </w:pPr>
      <w:r w:rsidDel="00000000" w:rsidR="00000000" w:rsidRPr="00000000">
        <w:rPr>
          <w:rFonts w:ascii="Arial Unicode MS" w:cs="Arial Unicode MS" w:eastAsia="Arial Unicode MS" w:hAnsi="Arial Unicode MS"/>
          <w:rtl w:val="0"/>
        </w:rPr>
        <w:t xml:space="preserve"> </w:t>
        <w:tab/>
        <w:tab/>
        <w:t xml:space="preserve">t/f , p/j ( 운동종류(특성)에 영향이 있는 요소 )</w:t>
      </w:r>
    </w:p>
    <w:p w:rsidR="00000000" w:rsidDel="00000000" w:rsidP="00000000" w:rsidRDefault="00000000" w:rsidRPr="00000000" w14:paraId="00000089">
      <w:pPr>
        <w:spacing w:after="240" w:before="240" w:lineRule="auto"/>
        <w:ind w:firstLine="720"/>
        <w:rPr/>
      </w:pPr>
      <w:r w:rsidDel="00000000" w:rsidR="00000000" w:rsidRPr="00000000">
        <w:rPr>
          <w:rFonts w:ascii="Arial Unicode MS" w:cs="Arial Unicode MS" w:eastAsia="Arial Unicode MS" w:hAnsi="Arial Unicode MS"/>
          <w:rtl w:val="0"/>
        </w:rPr>
        <w:t xml:space="preserve"> </w:t>
        <w:tab/>
        <w:tab/>
        <w:t xml:space="preserve">tp: 단기적, 흥미, 진입장벽이 낮은</w:t>
      </w:r>
    </w:p>
    <w:p w:rsidR="00000000" w:rsidDel="00000000" w:rsidP="00000000" w:rsidRDefault="00000000" w:rsidRPr="00000000" w14:paraId="0000008A">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tj: 계획적이고 집중력</w:t>
      </w:r>
    </w:p>
    <w:p w:rsidR="00000000" w:rsidDel="00000000" w:rsidP="00000000" w:rsidRDefault="00000000" w:rsidRPr="00000000" w14:paraId="0000008B">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fp: 음악과 함께 하는, 반복이 적은, 진입장벽이 낮은</w:t>
      </w:r>
    </w:p>
    <w:p w:rsidR="00000000" w:rsidDel="00000000" w:rsidP="00000000" w:rsidRDefault="00000000" w:rsidRPr="00000000" w14:paraId="0000008C">
      <w:pPr>
        <w:spacing w:after="240" w:before="240" w:lineRule="auto"/>
        <w:ind w:firstLine="720"/>
        <w:rPr/>
      </w:pPr>
      <w:r w:rsidDel="00000000" w:rsidR="00000000" w:rsidRPr="00000000">
        <w:rPr>
          <w:rFonts w:ascii="Arial Unicode MS" w:cs="Arial Unicode MS" w:eastAsia="Arial Unicode MS" w:hAnsi="Arial Unicode MS"/>
          <w:rtl w:val="0"/>
        </w:rPr>
        <w:t xml:space="preserve"> </w:t>
        <w:tab/>
        <w:tab/>
        <w:t xml:space="preserve">fj: 적절한 강도, 기구 이용, 최대한 분야제한 없이 </w:t>
      </w:r>
    </w:p>
    <w:p w:rsidR="00000000" w:rsidDel="00000000" w:rsidP="00000000" w:rsidRDefault="00000000" w:rsidRPr="00000000" w14:paraId="0000008D">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(3) bmi (길이, 일일횟수, 빈도에 영향)</w:t>
      </w:r>
    </w:p>
    <w:p w:rsidR="00000000" w:rsidDel="00000000" w:rsidP="00000000" w:rsidRDefault="00000000" w:rsidRPr="00000000" w14:paraId="0000008E">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저체중: 10분 이하, 일 2회, 주 3회</w:t>
      </w:r>
    </w:p>
    <w:p w:rsidR="00000000" w:rsidDel="00000000" w:rsidP="00000000" w:rsidRDefault="00000000" w:rsidRPr="00000000" w14:paraId="0000008F">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정상체중, 과체중: 10분~20분, 일 2회, 주 4회</w:t>
      </w:r>
    </w:p>
    <w:p w:rsidR="00000000" w:rsidDel="00000000" w:rsidP="00000000" w:rsidRDefault="00000000" w:rsidRPr="00000000" w14:paraId="00000090">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비만, 고도비만: 20분 이상, 일 1회, 주 3회</w:t>
      </w:r>
    </w:p>
    <w:p w:rsidR="00000000" w:rsidDel="00000000" w:rsidP="00000000" w:rsidRDefault="00000000" w:rsidRPr="00000000" w14:paraId="00000091">
      <w:pPr>
        <w:spacing w:after="240" w:before="240" w:lineRule="auto"/>
        <w:ind w:left="1440" w:firstLine="0"/>
        <w:rPr/>
      </w:pPr>
      <w:r w:rsidDel="00000000" w:rsidR="00000000" w:rsidRPr="00000000">
        <w:rPr>
          <w:rFonts w:ascii="Arial Unicode MS" w:cs="Arial Unicode MS" w:eastAsia="Arial Unicode MS" w:hAnsi="Arial Unicode MS"/>
          <w:rtl w:val="0"/>
        </w:rPr>
        <w:t xml:space="preserve">(4) 기구: 선택한 기구가 있는 경우 그 기구를 사용하면서 다른 조건에도 부합하는 영상 추천</w:t>
      </w:r>
    </w:p>
    <w:p w:rsidR="00000000" w:rsidDel="00000000" w:rsidP="00000000" w:rsidRDefault="00000000" w:rsidRPr="00000000" w14:paraId="00000092">
      <w:pPr>
        <w:spacing w:after="240" w:before="240" w:lineRule="auto"/>
        <w:ind w:left="1440" w:firstLine="0"/>
        <w:rPr/>
      </w:pPr>
      <w:r w:rsidDel="00000000" w:rsidR="00000000" w:rsidRPr="00000000">
        <w:rPr>
          <w:rFonts w:ascii="Arial Unicode MS" w:cs="Arial Unicode MS" w:eastAsia="Arial Unicode MS" w:hAnsi="Arial Unicode MS"/>
          <w:rtl w:val="0"/>
        </w:rPr>
        <w:t xml:space="preserve">(5) 통증 부위: 모든 사용자에게 통증 부위에 대해 가벼운 스트레칭 추천, 회사용은 앉아서 하는 스트레칭만, 가정용은 구분 없이 추천</w:t>
      </w:r>
    </w:p>
    <w:p w:rsidR="00000000" w:rsidDel="00000000" w:rsidP="00000000" w:rsidRDefault="00000000" w:rsidRPr="00000000" w14:paraId="00000093">
      <w:pPr>
        <w:spacing w:after="240" w:before="240" w:lineRule="auto"/>
        <w:ind w:left="0" w:firstLine="0"/>
        <w:rPr/>
      </w:pPr>
      <w:r w:rsidDel="00000000" w:rsidR="00000000" w:rsidRPr="00000000">
        <w:rPr>
          <w:rtl w:val="0"/>
        </w:rPr>
      </w:r>
    </w:p>
    <w:p w:rsidR="00000000" w:rsidDel="00000000" w:rsidP="00000000" w:rsidRDefault="00000000" w:rsidRPr="00000000" w14:paraId="00000094">
      <w:pPr>
        <w:spacing w:after="240" w:before="240" w:lineRule="auto"/>
        <w:ind w:left="720" w:firstLine="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5. 최종 설정</w:t>
      </w:r>
    </w:p>
    <w:p w:rsidR="00000000" w:rsidDel="00000000" w:rsidP="00000000" w:rsidRDefault="00000000" w:rsidRPr="00000000" w14:paraId="00000095">
      <w:pPr>
        <w:spacing w:after="240" w:before="240" w:lineRule="auto"/>
        <w:ind w:left="1440" w:firstLine="0"/>
        <w:rPr/>
      </w:pPr>
      <w:r w:rsidDel="00000000" w:rsidR="00000000" w:rsidRPr="00000000">
        <w:rPr>
          <w:rFonts w:ascii="Arial Unicode MS" w:cs="Arial Unicode MS" w:eastAsia="Arial Unicode MS" w:hAnsi="Arial Unicode MS"/>
          <w:rtl w:val="0"/>
        </w:rPr>
        <w:t xml:space="preserve">‘(8) 추천 운동을 언제 하실건가요?’에 관련 설정</w:t>
      </w:r>
    </w:p>
    <w:p w:rsidR="00000000" w:rsidDel="00000000" w:rsidP="00000000" w:rsidRDefault="00000000" w:rsidRPr="00000000" w14:paraId="00000096">
      <w:pPr>
        <w:numPr>
          <w:ilvl w:val="0"/>
          <w:numId w:val="26"/>
        </w:numPr>
        <w:spacing w:after="0" w:afterAutospacing="0" w:before="240" w:lineRule="auto"/>
        <w:ind w:left="2160" w:hanging="360"/>
        <w:rPr>
          <w:u w:val="none"/>
        </w:rPr>
      </w:pPr>
      <w:r w:rsidDel="00000000" w:rsidR="00000000" w:rsidRPr="00000000">
        <w:rPr>
          <w:rFonts w:ascii="Arial Unicode MS" w:cs="Arial Unicode MS" w:eastAsia="Arial Unicode MS" w:hAnsi="Arial Unicode MS"/>
          <w:rtl w:val="0"/>
        </w:rPr>
        <w:t xml:space="preserve">직접 알람을 설정하는 걸 선호하는 사용자가 있을 것이라고 판단하여 선택사항으로 개발할 예정</w:t>
      </w:r>
      <w:r w:rsidDel="00000000" w:rsidR="00000000" w:rsidRPr="00000000">
        <w:rPr>
          <w:rtl w:val="0"/>
        </w:rPr>
      </w:r>
    </w:p>
    <w:p w:rsidR="00000000" w:rsidDel="00000000" w:rsidP="00000000" w:rsidRDefault="00000000" w:rsidRPr="00000000" w14:paraId="00000097">
      <w:pPr>
        <w:numPr>
          <w:ilvl w:val="0"/>
          <w:numId w:val="1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1번 선택 시, 추천 목록으로 제공되는 운동 중 선택하여 직접 배치</w:t>
      </w:r>
    </w:p>
    <w:p w:rsidR="00000000" w:rsidDel="00000000" w:rsidP="00000000" w:rsidRDefault="00000000" w:rsidRPr="00000000" w14:paraId="00000098">
      <w:pPr>
        <w:numPr>
          <w:ilvl w:val="0"/>
          <w:numId w:val="22"/>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2번 선택 시, 추천 목록 중 운동 우선순위에 따라 자동으로 쉬는시간을 판단해 운동을 배치한다.</w:t>
      </w:r>
    </w:p>
    <w:p w:rsidR="00000000" w:rsidDel="00000000" w:rsidP="00000000" w:rsidRDefault="00000000" w:rsidRPr="00000000" w14:paraId="00000099">
      <w:pPr>
        <w:numPr>
          <w:ilvl w:val="1"/>
          <w:numId w:val="22"/>
        </w:numPr>
        <w:spacing w:after="0" w:afterAutospacing="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운동 우선순위: 스트레칭 &gt; mbti별 추천 운동 &gt; bmi별 운동 빈도</w:t>
      </w:r>
      <w:r w:rsidDel="00000000" w:rsidR="00000000" w:rsidRPr="00000000">
        <w:rPr>
          <w:rtl w:val="0"/>
        </w:rPr>
      </w:r>
    </w:p>
    <w:p w:rsidR="00000000" w:rsidDel="00000000" w:rsidP="00000000" w:rsidRDefault="00000000" w:rsidRPr="00000000" w14:paraId="0000009A">
      <w:pPr>
        <w:numPr>
          <w:ilvl w:val="1"/>
          <w:numId w:val="22"/>
        </w:numPr>
        <w:spacing w:after="0" w:afterAutospacing="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쉬는시간 판단 기준: 미리 설정한 사이트(ex. 인스타그램, 유튜브 등)에 접속할 시, 쉬는시간으로 판단 후 운동 권유. </w:t>
      </w:r>
    </w:p>
    <w:p w:rsidR="00000000" w:rsidDel="00000000" w:rsidP="00000000" w:rsidRDefault="00000000" w:rsidRPr="00000000" w14:paraId="0000009B">
      <w:pPr>
        <w:numPr>
          <w:ilvl w:val="1"/>
          <w:numId w:val="22"/>
        </w:numPr>
        <w:spacing w:after="0" w:afterAutospacing="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비슷한 시간대에 지속적으로 운동 거부가 선택되면, 해당 시간대는 쉬는시간이 아니라고 판단하고 더 이상 권유하지 않음.</w:t>
      </w:r>
    </w:p>
    <w:p w:rsidR="00000000" w:rsidDel="00000000" w:rsidP="00000000" w:rsidRDefault="00000000" w:rsidRPr="00000000" w14:paraId="0000009C">
      <w:pPr>
        <w:numPr>
          <w:ilvl w:val="1"/>
          <w:numId w:val="22"/>
        </w:numPr>
        <w:spacing w:after="24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일정 횟수(5번 이상) 누적된 시간대는 쉬는 시간으로 판단하고 고정적으로 운동을 권유.</w:t>
      </w:r>
    </w:p>
    <w:p w:rsidR="00000000" w:rsidDel="00000000" w:rsidP="00000000" w:rsidRDefault="00000000" w:rsidRPr="00000000" w14:paraId="0000009D">
      <w:pPr>
        <w:spacing w:after="240" w:before="240" w:lineRule="auto"/>
        <w:ind w:left="1440" w:firstLine="0"/>
        <w:rPr/>
      </w:pPr>
      <w:r w:rsidDel="00000000" w:rsidR="00000000" w:rsidRPr="00000000">
        <w:rPr>
          <w:rtl w:val="0"/>
        </w:rPr>
      </w:r>
    </w:p>
    <w:p w:rsidR="00000000" w:rsidDel="00000000" w:rsidP="00000000" w:rsidRDefault="00000000" w:rsidRPr="00000000" w14:paraId="0000009E">
      <w:pPr>
        <w:spacing w:after="240" w:before="240" w:lineRule="auto"/>
        <w:ind w:left="0"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2-3 동기부여 시스템</w:t>
      </w:r>
    </w:p>
    <w:p w:rsidR="00000000" w:rsidDel="00000000" w:rsidP="00000000" w:rsidRDefault="00000000" w:rsidRPr="00000000" w14:paraId="0000009F">
      <w:pPr>
        <w:numPr>
          <w:ilvl w:val="0"/>
          <w:numId w:val="16"/>
        </w:numPr>
        <w:spacing w:after="240" w:before="240" w:lineRule="auto"/>
        <w:ind w:left="1440" w:hanging="360"/>
        <w:rPr>
          <w:sz w:val="24"/>
          <w:szCs w:val="24"/>
        </w:rPr>
      </w:pPr>
      <w:r w:rsidDel="00000000" w:rsidR="00000000" w:rsidRPr="00000000">
        <w:rPr>
          <w:rFonts w:ascii="Arial Unicode MS" w:cs="Arial Unicode MS" w:eastAsia="Arial Unicode MS" w:hAnsi="Arial Unicode MS"/>
          <w:rtl w:val="0"/>
        </w:rPr>
        <w:t xml:space="preserve">요정 비만도</w:t>
      </w:r>
    </w:p>
    <w:p w:rsidR="00000000" w:rsidDel="00000000" w:rsidP="00000000" w:rsidRDefault="00000000" w:rsidRPr="00000000" w14:paraId="000000A0">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비만도 0~25 - 1단계, 26~50 - 2단계, 51~75 - 3단계, 76~100 - 4단계</w:t>
      </w:r>
    </w:p>
    <w:p w:rsidR="00000000" w:rsidDel="00000000" w:rsidP="00000000" w:rsidRDefault="00000000" w:rsidRPr="00000000" w14:paraId="000000A1">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1번 무시할 때마다 비만도 +3, 운동할 때마다 비만도 -2</w:t>
      </w:r>
    </w:p>
    <w:p w:rsidR="00000000" w:rsidDel="00000000" w:rsidP="00000000" w:rsidRDefault="00000000" w:rsidRPr="00000000" w14:paraId="000000A2">
      <w:pPr>
        <w:spacing w:after="240" w:before="240" w:lineRule="auto"/>
        <w:ind w:firstLine="720"/>
        <w:jc w:val="center"/>
        <w:rPr/>
      </w:pPr>
      <w:r w:rsidDel="00000000" w:rsidR="00000000" w:rsidRPr="00000000">
        <w:rPr/>
        <w:drawing>
          <wp:inline distB="114300" distT="114300" distL="114300" distR="114300">
            <wp:extent cx="1516573" cy="186309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16573" cy="1863090"/>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1573050" cy="1815805"/>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573050" cy="18158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ind w:firstLine="720"/>
        <w:jc w:val="center"/>
        <w:rPr/>
      </w:pPr>
      <w:r w:rsidDel="00000000" w:rsidR="00000000" w:rsidRPr="00000000">
        <w:rPr>
          <w:b w:val="1"/>
          <w:sz w:val="24"/>
          <w:szCs w:val="24"/>
        </w:rPr>
        <w:drawing>
          <wp:inline distB="114300" distT="114300" distL="114300" distR="114300">
            <wp:extent cx="1760287" cy="1757363"/>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60287" cy="1757363"/>
                    </a:xfrm>
                    <a:prstGeom prst="rect"/>
                    <a:ln/>
                  </pic:spPr>
                </pic:pic>
              </a:graphicData>
            </a:graphic>
          </wp:inline>
        </w:drawing>
      </w:r>
      <w:r w:rsidDel="00000000" w:rsidR="00000000" w:rsidRPr="00000000">
        <w:rPr/>
        <w:drawing>
          <wp:inline distB="114300" distT="114300" distL="114300" distR="114300">
            <wp:extent cx="1795944" cy="140452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95944" cy="140452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firstLine="720"/>
        <w:jc w:val="both"/>
        <w:rPr/>
      </w:pPr>
      <w:r w:rsidDel="00000000" w:rsidR="00000000" w:rsidRPr="00000000">
        <w:rPr>
          <w:rFonts w:ascii="Arial Unicode MS" w:cs="Arial Unicode MS" w:eastAsia="Arial Unicode MS" w:hAnsi="Arial Unicode MS"/>
          <w:rtl w:val="0"/>
        </w:rPr>
        <w:t xml:space="preserve">[제공 아이템]</w:t>
      </w:r>
    </w:p>
    <w:p w:rsidR="00000000" w:rsidDel="00000000" w:rsidP="00000000" w:rsidRDefault="00000000" w:rsidRPr="00000000" w14:paraId="000000A5">
      <w:pPr>
        <w:numPr>
          <w:ilvl w:val="0"/>
          <w:numId w:val="16"/>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전체 그룹 내 등급에 포함될 시</w:t>
      </w:r>
      <w:r w:rsidDel="00000000" w:rsidR="00000000" w:rsidRPr="00000000">
        <w:rPr>
          <w:rtl w:val="0"/>
        </w:rPr>
      </w:r>
    </w:p>
    <w:p w:rsidR="00000000" w:rsidDel="00000000" w:rsidP="00000000" w:rsidRDefault="00000000" w:rsidRPr="00000000" w14:paraId="000000A6">
      <w:pPr>
        <w:numPr>
          <w:ilvl w:val="0"/>
          <w:numId w:val="30"/>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1, 2, 3등급 (대천사-천사-요정 //천상계) / 나머지 하위 n%(인간계)</w:t>
      </w:r>
    </w:p>
    <w:p w:rsidR="00000000" w:rsidDel="00000000" w:rsidP="00000000" w:rsidRDefault="00000000" w:rsidRPr="00000000" w14:paraId="000000A7">
      <w:pPr>
        <w:numPr>
          <w:ilvl w:val="0"/>
          <w:numId w:val="30"/>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대천사 =&gt; 민소매티 </w:t>
      </w:r>
    </w:p>
    <w:p w:rsidR="00000000" w:rsidDel="00000000" w:rsidP="00000000" w:rsidRDefault="00000000" w:rsidRPr="00000000" w14:paraId="000000A8">
      <w:pPr>
        <w:numPr>
          <w:ilvl w:val="0"/>
          <w:numId w:val="30"/>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천사 =&gt; 머리띠</w:t>
      </w:r>
    </w:p>
    <w:p w:rsidR="00000000" w:rsidDel="00000000" w:rsidP="00000000" w:rsidRDefault="00000000" w:rsidRPr="00000000" w14:paraId="000000A9">
      <w:pPr>
        <w:numPr>
          <w:ilvl w:val="0"/>
          <w:numId w:val="30"/>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요정 =&gt; 요정 옷</w:t>
      </w:r>
    </w:p>
    <w:p w:rsidR="00000000" w:rsidDel="00000000" w:rsidP="00000000" w:rsidRDefault="00000000" w:rsidRPr="00000000" w14:paraId="000000AA">
      <w:pPr>
        <w:spacing w:after="240" w:before="240" w:lineRule="auto"/>
        <w:ind w:left="720" w:firstLine="720"/>
        <w:jc w:val="left"/>
        <w:rPr/>
      </w:pPr>
      <w:r w:rsidDel="00000000" w:rsidR="00000000" w:rsidRPr="00000000">
        <w:rPr>
          <w:rFonts w:ascii="Arial Unicode MS" w:cs="Arial Unicode MS" w:eastAsia="Arial Unicode MS" w:hAnsi="Arial Unicode MS"/>
          <w:rtl w:val="0"/>
        </w:rPr>
        <w:t xml:space="preserve">※비만도 3단계 이상의 요정은 옷 입히기 불가</w:t>
      </w:r>
    </w:p>
    <w:p w:rsidR="00000000" w:rsidDel="00000000" w:rsidP="00000000" w:rsidRDefault="00000000" w:rsidRPr="00000000" w14:paraId="000000AB">
      <w:pPr>
        <w:numPr>
          <w:ilvl w:val="0"/>
          <w:numId w:val="16"/>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업적 달성 시</w:t>
      </w:r>
      <w:r w:rsidDel="00000000" w:rsidR="00000000" w:rsidRPr="00000000">
        <w:rPr>
          <w:sz w:val="24"/>
          <w:szCs w:val="24"/>
          <w:rtl w:val="0"/>
        </w:rPr>
        <w:t xml:space="preserve"> </w:t>
      </w:r>
    </w:p>
    <w:p w:rsidR="00000000" w:rsidDel="00000000" w:rsidP="00000000" w:rsidRDefault="00000000" w:rsidRPr="00000000" w14:paraId="000000AC">
      <w:pPr>
        <w:numPr>
          <w:ilvl w:val="0"/>
          <w:numId w:val="6"/>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[오늘도 출석] (연속 2일 목표 완수) =&gt; 하트 모양 핀</w:t>
      </w:r>
    </w:p>
    <w:p w:rsidR="00000000" w:rsidDel="00000000" w:rsidP="00000000" w:rsidRDefault="00000000" w:rsidRPr="00000000" w14:paraId="000000AD">
      <w:pPr>
        <w:numPr>
          <w:ilvl w:val="0"/>
          <w:numId w:val="6"/>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[제법 친한 사이] (일주일 연속 목표 완수) =&gt; 상하의 세트</w:t>
      </w:r>
    </w:p>
    <w:p w:rsidR="00000000" w:rsidDel="00000000" w:rsidP="00000000" w:rsidRDefault="00000000" w:rsidRPr="00000000" w14:paraId="000000AE">
      <w:pPr>
        <w:numPr>
          <w:ilvl w:val="0"/>
          <w:numId w:val="6"/>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[칭구칭긔] (한달 연속 목표 완수) =&gt; 샤랄라 원피스</w:t>
      </w:r>
    </w:p>
    <w:p w:rsidR="00000000" w:rsidDel="00000000" w:rsidP="00000000" w:rsidRDefault="00000000" w:rsidRPr="00000000" w14:paraId="000000AF">
      <w:pPr>
        <w:spacing w:after="240" w:before="240" w:lineRule="auto"/>
        <w:ind w:left="2160" w:firstLine="0"/>
        <w:rPr/>
      </w:pPr>
      <w:r w:rsidDel="00000000" w:rsidR="00000000" w:rsidRPr="00000000">
        <w:rPr>
          <w:rtl w:val="0"/>
        </w:rPr>
      </w:r>
    </w:p>
    <w:p w:rsidR="00000000" w:rsidDel="00000000" w:rsidP="00000000" w:rsidRDefault="00000000" w:rsidRPr="00000000" w14:paraId="000000B0">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1">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2">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3">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4">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5">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6">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7">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8">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9">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A">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B">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C">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D">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BE">
      <w:pPr>
        <w:spacing w:after="240" w:before="240" w:lineRule="auto"/>
        <w:ind w:left="0" w:firstLine="0"/>
        <w:rPr>
          <w:b w:val="1"/>
          <w:sz w:val="30"/>
          <w:szCs w:val="30"/>
        </w:rPr>
      </w:pPr>
      <w:r w:rsidDel="00000000" w:rsidR="00000000" w:rsidRPr="00000000">
        <w:rPr>
          <w:rFonts w:ascii="Arial Unicode MS" w:cs="Arial Unicode MS" w:eastAsia="Arial Unicode MS" w:hAnsi="Arial Unicode MS"/>
          <w:b w:val="1"/>
          <w:sz w:val="30"/>
          <w:szCs w:val="30"/>
          <w:rtl w:val="0"/>
        </w:rPr>
        <w:t xml:space="preserve">3. 프로젝트의 차별성</w:t>
      </w:r>
    </w:p>
    <w:p w:rsidR="00000000" w:rsidDel="00000000" w:rsidP="00000000" w:rsidRDefault="00000000" w:rsidRPr="00000000" w14:paraId="000000BF">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ab/>
        <w:t xml:space="preserve">3-1 관련 프로그램</w:t>
      </w:r>
    </w:p>
    <w:p w:rsidR="00000000" w:rsidDel="00000000" w:rsidP="00000000" w:rsidRDefault="00000000" w:rsidRPr="00000000" w14:paraId="000000C0">
      <w:pPr>
        <w:spacing w:after="240" w:before="240" w:lineRule="auto"/>
        <w:rPr/>
      </w:pPr>
      <w:r w:rsidDel="00000000" w:rsidR="00000000" w:rsidRPr="00000000">
        <w:rPr>
          <w:rFonts w:ascii="Times New Roman" w:cs="Times New Roman" w:eastAsia="Times New Roman" w:hAnsi="Times New Roman"/>
          <w:sz w:val="14"/>
          <w:szCs w:val="14"/>
          <w:rtl w:val="0"/>
        </w:rPr>
        <w:t xml:space="preserve">   </w:t>
        <w:tab/>
        <w:tab/>
      </w:r>
      <w:r w:rsidDel="00000000" w:rsidR="00000000" w:rsidRPr="00000000">
        <w:rPr>
          <w:rFonts w:ascii="Arial Unicode MS" w:cs="Arial Unicode MS" w:eastAsia="Arial Unicode MS" w:hAnsi="Arial Unicode MS"/>
          <w:rtl w:val="0"/>
        </w:rPr>
        <w:t xml:space="preserve">크롬 확장 프로그램</w:t>
      </w:r>
    </w:p>
    <w:p w:rsidR="00000000" w:rsidDel="00000000" w:rsidP="00000000" w:rsidRDefault="00000000" w:rsidRPr="00000000" w14:paraId="000000C1">
      <w:pPr>
        <w:spacing w:after="240" w:before="240" w:lineRule="auto"/>
        <w:ind w:left="1440" w:firstLine="0"/>
        <w:rPr/>
      </w:pPr>
      <w:r w:rsidDel="00000000" w:rsidR="00000000" w:rsidRPr="00000000">
        <w:rPr>
          <w:rFonts w:ascii="Arial Unicode MS" w:cs="Arial Unicode MS" w:eastAsia="Arial Unicode MS" w:hAnsi="Arial Unicode MS"/>
          <w:rtl w:val="0"/>
        </w:rPr>
        <w:t xml:space="preserve">(1) 건강 관련 알림 기능</w:t>
      </w:r>
    </w:p>
    <w:p w:rsidR="00000000" w:rsidDel="00000000" w:rsidP="00000000" w:rsidRDefault="00000000" w:rsidRPr="00000000" w14:paraId="000000C2">
      <w:pPr>
        <w:spacing w:after="240" w:before="240" w:lineRule="auto"/>
        <w:ind w:left="1440" w:firstLine="0"/>
        <w:rPr/>
      </w:pPr>
      <w:r w:rsidDel="00000000" w:rsidR="00000000" w:rsidRPr="00000000">
        <w:rPr/>
        <w:drawing>
          <wp:inline distB="114300" distT="114300" distL="114300" distR="114300">
            <wp:extent cx="1919288" cy="690944"/>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919288" cy="690944"/>
                    </a:xfrm>
                    <a:prstGeom prst="rect"/>
                    <a:ln/>
                  </pic:spPr>
                </pic:pic>
              </a:graphicData>
            </a:graphic>
          </wp:inline>
        </w:drawing>
      </w:r>
      <w:r w:rsidDel="00000000" w:rsidR="00000000" w:rsidRPr="00000000">
        <w:rPr/>
        <w:drawing>
          <wp:inline distB="114300" distT="114300" distL="114300" distR="114300">
            <wp:extent cx="1833563" cy="574847"/>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33563" cy="574847"/>
                    </a:xfrm>
                    <a:prstGeom prst="rect"/>
                    <a:ln/>
                  </pic:spPr>
                </pic:pic>
              </a:graphicData>
            </a:graphic>
          </wp:inline>
        </w:drawing>
      </w:r>
      <w:r w:rsidDel="00000000" w:rsidR="00000000" w:rsidRPr="00000000">
        <w:rPr/>
        <w:drawing>
          <wp:inline distB="114300" distT="114300" distL="114300" distR="114300">
            <wp:extent cx="2163931" cy="73786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163931" cy="73786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ind w:left="1440" w:firstLine="0"/>
        <w:rPr/>
      </w:pPr>
      <w:r w:rsidDel="00000000" w:rsidR="00000000" w:rsidRPr="00000000">
        <w:rPr>
          <w:rtl w:val="0"/>
        </w:rPr>
      </w:r>
    </w:p>
    <w:p w:rsidR="00000000" w:rsidDel="00000000" w:rsidP="00000000" w:rsidRDefault="00000000" w:rsidRPr="00000000" w14:paraId="000000C4">
      <w:pPr>
        <w:spacing w:after="240" w:before="240" w:lineRule="auto"/>
        <w:ind w:left="1440" w:firstLine="0"/>
        <w:rPr/>
      </w:pPr>
      <w:r w:rsidDel="00000000" w:rsidR="00000000" w:rsidRPr="00000000">
        <w:rPr>
          <w:rFonts w:ascii="Arial Unicode MS" w:cs="Arial Unicode MS" w:eastAsia="Arial Unicode MS" w:hAnsi="Arial Unicode MS"/>
          <w:rtl w:val="0"/>
        </w:rPr>
        <w:t xml:space="preserve">(2) 운동 관리 기능</w:t>
      </w:r>
    </w:p>
    <w:p w:rsidR="00000000" w:rsidDel="00000000" w:rsidP="00000000" w:rsidRDefault="00000000" w:rsidRPr="00000000" w14:paraId="000000C5">
      <w:pPr>
        <w:spacing w:after="240" w:before="240" w:lineRule="auto"/>
        <w:ind w:left="1440" w:firstLine="0"/>
        <w:rPr/>
      </w:pPr>
      <w:r w:rsidDel="00000000" w:rsidR="00000000" w:rsidRPr="00000000">
        <w:rPr/>
        <w:drawing>
          <wp:inline distB="114300" distT="114300" distL="114300" distR="114300">
            <wp:extent cx="1728788" cy="813547"/>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728788" cy="813547"/>
                    </a:xfrm>
                    <a:prstGeom prst="rect"/>
                    <a:ln/>
                  </pic:spPr>
                </pic:pic>
              </a:graphicData>
            </a:graphic>
          </wp:inline>
        </w:drawing>
      </w:r>
      <w:r w:rsidDel="00000000" w:rsidR="00000000" w:rsidRPr="00000000">
        <w:rPr/>
        <w:drawing>
          <wp:inline distB="114300" distT="114300" distL="114300" distR="114300">
            <wp:extent cx="2033588" cy="726899"/>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033588" cy="72689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ind w:left="1440" w:firstLine="0"/>
        <w:rPr/>
      </w:pPr>
      <w:r w:rsidDel="00000000" w:rsidR="00000000" w:rsidRPr="00000000">
        <w:rPr/>
        <w:drawing>
          <wp:inline distB="114300" distT="114300" distL="114300" distR="114300">
            <wp:extent cx="1547813" cy="589945"/>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547813" cy="58994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ind w:left="720" w:firstLine="720"/>
        <w:rPr/>
      </w:pPr>
      <w:r w:rsidDel="00000000" w:rsidR="00000000" w:rsidRPr="00000000">
        <w:rPr>
          <w:rtl w:val="0"/>
        </w:rPr>
      </w:r>
    </w:p>
    <w:p w:rsidR="00000000" w:rsidDel="00000000" w:rsidP="00000000" w:rsidRDefault="00000000" w:rsidRPr="00000000" w14:paraId="000000C8">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확장 프로그램 외의 프로그램</w:t>
      </w:r>
    </w:p>
    <w:p w:rsidR="00000000" w:rsidDel="00000000" w:rsidP="00000000" w:rsidRDefault="00000000" w:rsidRPr="00000000" w14:paraId="000000C9">
      <w:pPr>
        <w:spacing w:after="240" w:before="240" w:lineRule="auto"/>
        <w:ind w:left="720" w:firstLine="720"/>
        <w:jc w:val="both"/>
        <w:rPr/>
      </w:pPr>
      <w:r w:rsidDel="00000000" w:rsidR="00000000" w:rsidRPr="00000000">
        <w:rPr>
          <w:rFonts w:ascii="Arial Unicode MS" w:cs="Arial Unicode MS" w:eastAsia="Arial Unicode MS" w:hAnsi="Arial Unicode MS"/>
          <w:rtl w:val="0"/>
        </w:rPr>
        <w:t xml:space="preserve">(3) 스마트폰 앱 </w:t>
      </w:r>
    </w:p>
    <w:p w:rsidR="00000000" w:rsidDel="00000000" w:rsidP="00000000" w:rsidRDefault="00000000" w:rsidRPr="00000000" w14:paraId="000000CA">
      <w:pPr>
        <w:numPr>
          <w:ilvl w:val="0"/>
          <w:numId w:val="12"/>
        </w:numPr>
        <w:spacing w:after="240" w:before="240" w:lineRule="auto"/>
        <w:ind w:left="2160" w:hanging="360"/>
        <w:jc w:val="left"/>
        <w:rPr>
          <w:u w:val="none"/>
        </w:rPr>
      </w:pPr>
      <w:r w:rsidDel="00000000" w:rsidR="00000000" w:rsidRPr="00000000">
        <w:rPr>
          <w:rFonts w:ascii="Arial Unicode MS" w:cs="Arial Unicode MS" w:eastAsia="Arial Unicode MS" w:hAnsi="Arial Unicode MS"/>
          <w:rtl w:val="0"/>
        </w:rPr>
        <w:t xml:space="preserve">물 섭취 알람 어플, 운동 관련 어플 등</w:t>
      </w:r>
    </w:p>
    <w:p w:rsidR="00000000" w:rsidDel="00000000" w:rsidP="00000000" w:rsidRDefault="00000000" w:rsidRPr="00000000" w14:paraId="000000CB">
      <w:pPr>
        <w:spacing w:after="240" w:before="240" w:lineRule="auto"/>
        <w:ind w:left="720" w:firstLine="720"/>
        <w:jc w:val="left"/>
        <w:rPr/>
      </w:pPr>
      <w:r w:rsidDel="00000000" w:rsidR="00000000" w:rsidRPr="00000000">
        <w:rPr/>
        <w:drawing>
          <wp:inline distB="114300" distT="114300" distL="114300" distR="114300">
            <wp:extent cx="1687350" cy="484487"/>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687350" cy="484487"/>
                    </a:xfrm>
                    <a:prstGeom prst="rect"/>
                    <a:ln/>
                  </pic:spPr>
                </pic:pic>
              </a:graphicData>
            </a:graphic>
          </wp:inline>
        </w:drawing>
      </w:r>
      <w:r w:rsidDel="00000000" w:rsidR="00000000" w:rsidRPr="00000000">
        <w:rPr/>
        <w:drawing>
          <wp:inline distB="114300" distT="114300" distL="114300" distR="114300">
            <wp:extent cx="1720687" cy="521053"/>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20687" cy="52105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ind w:left="0" w:firstLine="0"/>
        <w:jc w:val="center"/>
        <w:rPr/>
      </w:pPr>
      <w:r w:rsidDel="00000000" w:rsidR="00000000" w:rsidRPr="00000000">
        <w:rPr>
          <w:rtl w:val="0"/>
        </w:rPr>
        <w:t xml:space="preserve"> </w:t>
      </w:r>
    </w:p>
    <w:p w:rsidR="00000000" w:rsidDel="00000000" w:rsidP="00000000" w:rsidRDefault="00000000" w:rsidRPr="00000000" w14:paraId="000000CD">
      <w:pPr>
        <w:spacing w:after="240" w:before="240" w:lineRule="auto"/>
        <w:ind w:left="720" w:firstLine="720"/>
        <w:jc w:val="left"/>
        <w:rPr>
          <w:b w:val="1"/>
          <w:sz w:val="24"/>
          <w:szCs w:val="24"/>
        </w:rPr>
      </w:pPr>
      <w:r w:rsidDel="00000000" w:rsidR="00000000" w:rsidRPr="00000000">
        <w:rPr/>
        <w:drawing>
          <wp:inline distB="114300" distT="114300" distL="114300" distR="114300">
            <wp:extent cx="1873087" cy="641827"/>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873087" cy="64182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85168" cy="6418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585168" cy="641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ind w:left="720" w:firstLine="720"/>
        <w:jc w:val="left"/>
        <w:rPr>
          <w:b w:val="1"/>
          <w:sz w:val="24"/>
          <w:szCs w:val="24"/>
        </w:rPr>
      </w:pPr>
      <w:r w:rsidDel="00000000" w:rsidR="00000000" w:rsidRPr="00000000">
        <w:rPr>
          <w:rtl w:val="0"/>
        </w:rPr>
      </w:r>
    </w:p>
    <w:p w:rsidR="00000000" w:rsidDel="00000000" w:rsidP="00000000" w:rsidRDefault="00000000" w:rsidRPr="00000000" w14:paraId="000000CF">
      <w:pPr>
        <w:spacing w:after="240" w:before="240" w:lineRule="auto"/>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3-2 차별성</w:t>
      </w:r>
    </w:p>
    <w:p w:rsidR="00000000" w:rsidDel="00000000" w:rsidP="00000000" w:rsidRDefault="00000000" w:rsidRPr="00000000" w14:paraId="000000D0">
      <w:pPr>
        <w:numPr>
          <w:ilvl w:val="0"/>
          <w:numId w:val="4"/>
        </w:numPr>
        <w:spacing w:after="240" w:before="240" w:lineRule="auto"/>
        <w:ind w:left="1440" w:hanging="360"/>
        <w:rPr/>
      </w:pPr>
      <w:r w:rsidDel="00000000" w:rsidR="00000000" w:rsidRPr="00000000">
        <w:rPr>
          <w:rFonts w:ascii="Arial Unicode MS" w:cs="Arial Unicode MS" w:eastAsia="Arial Unicode MS" w:hAnsi="Arial Unicode MS"/>
          <w:rtl w:val="0"/>
        </w:rPr>
        <w:t xml:space="preserve">크롬 확장 프로그램</w:t>
      </w:r>
    </w:p>
    <w:p w:rsidR="00000000" w:rsidDel="00000000" w:rsidP="00000000" w:rsidRDefault="00000000" w:rsidRPr="00000000" w14:paraId="000000D1">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(1) 건강 관련 알림 기능 프로그램들과의 차이점</w:t>
      </w:r>
    </w:p>
    <w:p w:rsidR="00000000" w:rsidDel="00000000" w:rsidP="00000000" w:rsidRDefault="00000000" w:rsidRPr="00000000" w14:paraId="000000D2">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타 확장 프로그램들에서 제공하는 운동은 한정적이다. 개발자가 추가한 운동만 할 수 있으며 선택권이 없다.</w:t>
      </w:r>
    </w:p>
    <w:p w:rsidR="00000000" w:rsidDel="00000000" w:rsidP="00000000" w:rsidRDefault="00000000" w:rsidRPr="00000000" w14:paraId="000000D3">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하지만 HeYo는 기본적으로 제공하는 운동 외에 사용자가 원하는 운동을 등록할 수 있어 자신에게 맞는</w:t>
      </w:r>
      <w:r w:rsidDel="00000000" w:rsidR="00000000" w:rsidRPr="00000000">
        <w:rPr>
          <w:i w:val="1"/>
          <w:rtl w:val="0"/>
        </w:rPr>
        <w:t xml:space="preserve"> </w:t>
      </w:r>
      <w:r w:rsidDel="00000000" w:rsidR="00000000" w:rsidRPr="00000000">
        <w:rPr>
          <w:rFonts w:ascii="Arial Unicode MS" w:cs="Arial Unicode MS" w:eastAsia="Arial Unicode MS" w:hAnsi="Arial Unicode MS"/>
          <w:rtl w:val="0"/>
        </w:rPr>
        <w:t xml:space="preserve">운동을 자유롭게 즐길 수 있다. 또한 캘린더 기록을 통한 성취감을 제공해, 의지가 부족한 사용자들에게 꾸준한 운동에 대한 동기를 부여한다.</w:t>
      </w:r>
    </w:p>
    <w:p w:rsidR="00000000" w:rsidDel="00000000" w:rsidP="00000000" w:rsidRDefault="00000000" w:rsidRPr="00000000" w14:paraId="000000D4">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또한 운동 기록을 친구들과 공유하거나 친구의 운동 기록에 반응을 남길 수 있어 서로 응원하고 의지를 다지며 함께 꾸준한 운동 습관을 만들어나갈 수 있다.</w:t>
      </w:r>
    </w:p>
    <w:p w:rsidR="00000000" w:rsidDel="00000000" w:rsidP="00000000" w:rsidRDefault="00000000" w:rsidRPr="00000000" w14:paraId="000000D5">
      <w:pPr>
        <w:spacing w:after="240" w:before="240" w:lineRule="auto"/>
        <w:ind w:left="720" w:firstLine="720"/>
        <w:rPr/>
      </w:pPr>
      <w:r w:rsidDel="00000000" w:rsidR="00000000" w:rsidRPr="00000000">
        <w:rPr>
          <w:rtl w:val="0"/>
        </w:rPr>
      </w:r>
    </w:p>
    <w:p w:rsidR="00000000" w:rsidDel="00000000" w:rsidP="00000000" w:rsidRDefault="00000000" w:rsidRPr="00000000" w14:paraId="000000D6">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(2) 운동 관리 프로그램들과의 차이점</w:t>
      </w:r>
    </w:p>
    <w:p w:rsidR="00000000" w:rsidDel="00000000" w:rsidP="00000000" w:rsidRDefault="00000000" w:rsidRPr="00000000" w14:paraId="000000D7">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단순한 운동 영상의 재생이 아닌, </w:t>
      </w:r>
      <w:r w:rsidDel="00000000" w:rsidR="00000000" w:rsidRPr="00000000">
        <w:rPr>
          <w:rFonts w:ascii="Arial Unicode MS" w:cs="Arial Unicode MS" w:eastAsia="Arial Unicode MS" w:hAnsi="Arial Unicode MS"/>
          <w:rtl w:val="0"/>
        </w:rPr>
        <w:t xml:space="preserve">개인 맞춤 시스템(mbti, bmi)을 통해 사용자가 편하게 자신에게 맞는 운동을 시작할 수 있다. 그리고 요정 육성 시스템과 친구 기능을 통해 사용자가 서비스 내에서 다양한 관계를 형성할 수 있도록 돕는다. 또한 통계화와 운동 기록 기능을 통해 동기부여를 기대할 수 있다.</w:t>
      </w:r>
    </w:p>
    <w:p w:rsidR="00000000" w:rsidDel="00000000" w:rsidP="00000000" w:rsidRDefault="00000000" w:rsidRPr="00000000" w14:paraId="000000D8">
      <w:pPr>
        <w:spacing w:after="240" w:before="240" w:lineRule="auto"/>
        <w:ind w:left="1440" w:firstLine="0"/>
        <w:rPr/>
      </w:pPr>
      <w:r w:rsidDel="00000000" w:rsidR="00000000" w:rsidRPr="00000000">
        <w:rPr>
          <w:rtl w:val="0"/>
        </w:rPr>
      </w:r>
    </w:p>
    <w:p w:rsidR="00000000" w:rsidDel="00000000" w:rsidP="00000000" w:rsidRDefault="00000000" w:rsidRPr="00000000" w14:paraId="000000D9">
      <w:pPr>
        <w:spacing w:after="240" w:before="240" w:lineRule="auto"/>
        <w:ind w:left="1440" w:firstLine="0"/>
        <w:rPr/>
      </w:pPr>
      <w:r w:rsidDel="00000000" w:rsidR="00000000" w:rsidRPr="00000000">
        <w:rPr>
          <w:rFonts w:ascii="Arial Unicode MS" w:cs="Arial Unicode MS" w:eastAsia="Arial Unicode MS" w:hAnsi="Arial Unicode MS"/>
          <w:rtl w:val="0"/>
        </w:rPr>
        <w:t xml:space="preserve">확장 프로그램 이외 별도의 프로그램</w:t>
      </w:r>
    </w:p>
    <w:p w:rsidR="00000000" w:rsidDel="00000000" w:rsidP="00000000" w:rsidRDefault="00000000" w:rsidRPr="00000000" w14:paraId="000000DA">
      <w:pPr>
        <w:spacing w:after="240" w:before="240" w:lineRule="auto"/>
        <w:ind w:left="720" w:firstLine="720"/>
        <w:rPr/>
      </w:pPr>
      <w:r w:rsidDel="00000000" w:rsidR="00000000" w:rsidRPr="00000000">
        <w:rPr>
          <w:rFonts w:ascii="Arial Unicode MS" w:cs="Arial Unicode MS" w:eastAsia="Arial Unicode MS" w:hAnsi="Arial Unicode MS"/>
          <w:rtl w:val="0"/>
        </w:rPr>
        <w:t xml:space="preserve"> (3) 스마트폰 앱 </w:t>
        <w:tab/>
      </w:r>
    </w:p>
    <w:p w:rsidR="00000000" w:rsidDel="00000000" w:rsidP="00000000" w:rsidRDefault="00000000" w:rsidRPr="00000000" w14:paraId="000000DB">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해당 프로그램들은 스마트폰 앱이라는 점에서 HeYo가 목표로 하는 유저층과 차이가 있다. 구상 단계에서 앱보다는 웹 환경에서 장시간 작업하는 사람들이 많다고 생각했기 때문에, 웹에서 해당 프로그램의 장점을 보다 부각시킬 수 있을 것이라고 판단했다.</w:t>
      </w:r>
    </w:p>
    <w:p w:rsidR="00000000" w:rsidDel="00000000" w:rsidP="00000000" w:rsidRDefault="00000000" w:rsidRPr="00000000" w14:paraId="000000DC">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또한 HeYo는 기존의 프로그램과 동기부여 방식에서 차이를 보인다. HeYo는 개인에게 맞는 운동 추천과 요정 육성 요소를 추가해 조금 더 쉽게 다가갈 수 있는 프로그램을 제공하고자 한다. 이를 통해 규칙적인 운동에 습관을 들이도록 돕는 것을 목표로 하고 있다.</w:t>
      </w:r>
    </w:p>
    <w:p w:rsidR="00000000" w:rsidDel="00000000" w:rsidP="00000000" w:rsidRDefault="00000000" w:rsidRPr="00000000" w14:paraId="000000DD">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E">
      <w:pPr>
        <w:spacing w:after="240" w:before="240" w:lineRule="auto"/>
        <w:ind w:left="0" w:firstLine="720"/>
        <w:rPr>
          <w:b w:val="1"/>
          <w:sz w:val="30"/>
          <w:szCs w:val="30"/>
        </w:rPr>
      </w:pPr>
      <w:r w:rsidDel="00000000" w:rsidR="00000000" w:rsidRPr="00000000">
        <w:rPr>
          <w:b w:val="1"/>
          <w:sz w:val="30"/>
          <w:szCs w:val="30"/>
          <w:rtl w:val="0"/>
        </w:rPr>
        <w:t xml:space="preserve">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Unicode MS" w:cs="Arial Unicode MS" w:eastAsia="Arial Unicode MS" w:hAnsi="Arial Unicode MS"/>
          <w:b w:val="1"/>
          <w:sz w:val="30"/>
          <w:szCs w:val="30"/>
          <w:rtl w:val="0"/>
        </w:rPr>
        <w:t xml:space="preserve">프로젝트 진행계획</w:t>
      </w:r>
    </w:p>
    <w:p w:rsidR="00000000" w:rsidDel="00000000" w:rsidP="00000000" w:rsidRDefault="00000000" w:rsidRPr="00000000" w14:paraId="000000DF">
      <w:pPr>
        <w:spacing w:after="240" w:before="240" w:lineRule="auto"/>
        <w:ind w:left="1120" w:hanging="360"/>
        <w:rPr/>
      </w:pPr>
      <w:r w:rsidDel="00000000" w:rsidR="00000000" w:rsidRPr="00000000">
        <w:rPr>
          <w:b w:val="1"/>
          <w:sz w:val="24"/>
          <w:szCs w:val="24"/>
          <w:rtl w:val="0"/>
        </w:rPr>
        <w:t xml:space="preserve">4-1. MVP</w:t>
      </w:r>
      <w:r w:rsidDel="00000000" w:rsidR="00000000" w:rsidRPr="00000000">
        <w:rPr>
          <w:rtl w:val="0"/>
        </w:rPr>
      </w:r>
    </w:p>
    <w:p w:rsidR="00000000" w:rsidDel="00000000" w:rsidP="00000000" w:rsidRDefault="00000000" w:rsidRPr="00000000" w14:paraId="000000E0">
      <w:pPr>
        <w:spacing w:after="240" w:before="240" w:lineRule="auto"/>
        <w:ind w:left="148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운동 매니저</w:t>
      </w:r>
    </w:p>
    <w:p w:rsidR="00000000" w:rsidDel="00000000" w:rsidP="00000000" w:rsidRDefault="00000000" w:rsidRPr="00000000" w14:paraId="000000E1">
      <w:pPr>
        <w:numPr>
          <w:ilvl w:val="0"/>
          <w:numId w:val="8"/>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등록된 시간마다 요정 출현</w:t>
      </w:r>
    </w:p>
    <w:p w:rsidR="00000000" w:rsidDel="00000000" w:rsidP="00000000" w:rsidRDefault="00000000" w:rsidRPr="00000000" w14:paraId="000000E2">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사용자 정보에 맞춰 운동추천</w:t>
      </w:r>
    </w:p>
    <w:p w:rsidR="00000000" w:rsidDel="00000000" w:rsidP="00000000" w:rsidRDefault="00000000" w:rsidRPr="00000000" w14:paraId="000000E3">
      <w:pPr>
        <w:numPr>
          <w:ilvl w:val="0"/>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사용자가 운동 이름, 시간, 링크 설정 가능</w:t>
      </w:r>
    </w:p>
    <w:p w:rsidR="00000000" w:rsidDel="00000000" w:rsidP="00000000" w:rsidRDefault="00000000" w:rsidRPr="00000000" w14:paraId="000000E4">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운동시작 클릭 시 등록된 링크 연결</w:t>
      </w:r>
    </w:p>
    <w:p w:rsidR="00000000" w:rsidDel="00000000" w:rsidP="00000000" w:rsidRDefault="00000000" w:rsidRPr="00000000" w14:paraId="000000E5">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운동연기 클릭 시 30분 뒤에 다시 알림</w:t>
      </w:r>
    </w:p>
    <w:p w:rsidR="00000000" w:rsidDel="00000000" w:rsidP="00000000" w:rsidRDefault="00000000" w:rsidRPr="00000000" w14:paraId="000000E6">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운동취소 클릭 시 해당 운동 취소</w:t>
      </w:r>
    </w:p>
    <w:p w:rsidR="00000000" w:rsidDel="00000000" w:rsidP="00000000" w:rsidRDefault="00000000" w:rsidRPr="00000000" w14:paraId="000000E7">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반복적인 취소 시 자동적으로 스케쥴 조정</w:t>
      </w:r>
    </w:p>
    <w:p w:rsidR="00000000" w:rsidDel="00000000" w:rsidP="00000000" w:rsidRDefault="00000000" w:rsidRPr="00000000" w14:paraId="000000E8">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유튜브 영상 시청 완료 판단 기능</w:t>
      </w:r>
    </w:p>
    <w:p w:rsidR="00000000" w:rsidDel="00000000" w:rsidP="00000000" w:rsidRDefault="00000000" w:rsidRPr="00000000" w14:paraId="000000E9">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사용자가 직접 영상 시청 완료 버튼을 누를 수 있음</w:t>
      </w:r>
    </w:p>
    <w:p w:rsidR="00000000" w:rsidDel="00000000" w:rsidP="00000000" w:rsidRDefault="00000000" w:rsidRPr="00000000" w14:paraId="000000EA">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운동 수행 여부에 대해 체크리스트 형식으로 기록</w:t>
      </w:r>
    </w:p>
    <w:p w:rsidR="00000000" w:rsidDel="00000000" w:rsidP="00000000" w:rsidRDefault="00000000" w:rsidRPr="00000000" w14:paraId="000000EB">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통계를 이용한 칭호 및 업적 시스템</w:t>
      </w:r>
    </w:p>
    <w:p w:rsidR="00000000" w:rsidDel="00000000" w:rsidP="00000000" w:rsidRDefault="00000000" w:rsidRPr="00000000" w14:paraId="000000EC">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ip를 통한 현재 장소 설정 및 맞춤 운동 종류 제시</w:t>
      </w:r>
    </w:p>
    <w:p w:rsidR="00000000" w:rsidDel="00000000" w:rsidP="00000000" w:rsidRDefault="00000000" w:rsidRPr="00000000" w14:paraId="000000ED">
      <w:pPr>
        <w:numPr>
          <w:ilvl w:val="0"/>
          <w:numId w:val="8"/>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쉬는시간 판단 후 운동 시간 자동 배치</w:t>
      </w:r>
    </w:p>
    <w:p w:rsidR="00000000" w:rsidDel="00000000" w:rsidP="00000000" w:rsidRDefault="00000000" w:rsidRPr="00000000" w14:paraId="000000EE">
      <w:pPr>
        <w:numPr>
          <w:ilvl w:val="0"/>
          <w:numId w:val="8"/>
        </w:numPr>
        <w:spacing w:after="24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특정 사이트 설정(쉬는시간 판단 근거)</w:t>
      </w:r>
    </w:p>
    <w:p w:rsidR="00000000" w:rsidDel="00000000" w:rsidP="00000000" w:rsidRDefault="00000000" w:rsidRPr="00000000" w14:paraId="000000EF">
      <w:pPr>
        <w:spacing w:after="240" w:before="240" w:lineRule="auto"/>
        <w:ind w:left="148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요정 [다마고치, 펫 컨셉]</w:t>
      </w:r>
    </w:p>
    <w:p w:rsidR="00000000" w:rsidDel="00000000" w:rsidP="00000000" w:rsidRDefault="00000000" w:rsidRPr="00000000" w14:paraId="000000F0">
      <w:pPr>
        <w:numPr>
          <w:ilvl w:val="0"/>
          <w:numId w:val="20"/>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칭호 획득 시 요정 꾸미기 아이템 획득</w:t>
      </w:r>
    </w:p>
    <w:p w:rsidR="00000000" w:rsidDel="00000000" w:rsidP="00000000" w:rsidRDefault="00000000" w:rsidRPr="00000000" w14:paraId="000000F1">
      <w:pPr>
        <w:numPr>
          <w:ilvl w:val="0"/>
          <w:numId w:val="20"/>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업적 달성 시 요정 수식어 획득</w:t>
      </w:r>
    </w:p>
    <w:p w:rsidR="00000000" w:rsidDel="00000000" w:rsidP="00000000" w:rsidRDefault="00000000" w:rsidRPr="00000000" w14:paraId="000000F2">
      <w:pPr>
        <w:numPr>
          <w:ilvl w:val="0"/>
          <w:numId w:val="20"/>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운동을 스킵할수록 요정의 비만도 변화</w:t>
      </w:r>
    </w:p>
    <w:p w:rsidR="00000000" w:rsidDel="00000000" w:rsidP="00000000" w:rsidRDefault="00000000" w:rsidRPr="00000000" w14:paraId="000000F3">
      <w:pPr>
        <w:numPr>
          <w:ilvl w:val="0"/>
          <w:numId w:val="20"/>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운동 알림 무시할 경우, 요정의 마우스 따라다니기 / 요정 커지기 요소</w:t>
      </w:r>
    </w:p>
    <w:p w:rsidR="00000000" w:rsidDel="00000000" w:rsidP="00000000" w:rsidRDefault="00000000" w:rsidRPr="00000000" w14:paraId="000000F4">
      <w:pPr>
        <w:numPr>
          <w:ilvl w:val="0"/>
          <w:numId w:val="20"/>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요정이 나타날 때의 모습은 현재 설정된 비만도에 따라 결정</w:t>
      </w:r>
    </w:p>
    <w:p w:rsidR="00000000" w:rsidDel="00000000" w:rsidP="00000000" w:rsidRDefault="00000000" w:rsidRPr="00000000" w14:paraId="000000F5">
      <w:pPr>
        <w:numPr>
          <w:ilvl w:val="0"/>
          <w:numId w:val="20"/>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구현 방법 : 2d 그림</w:t>
      </w:r>
      <w:r w:rsidDel="00000000" w:rsidR="00000000" w:rsidRPr="00000000">
        <w:rPr>
          <w:rtl w:val="0"/>
        </w:rPr>
      </w:r>
    </w:p>
    <w:p w:rsidR="00000000" w:rsidDel="00000000" w:rsidP="00000000" w:rsidRDefault="00000000" w:rsidRPr="00000000" w14:paraId="000000F6">
      <w:pPr>
        <w:spacing w:after="240" w:before="240" w:lineRule="auto"/>
        <w:ind w:left="0" w:firstLine="0"/>
        <w:rPr/>
      </w:pPr>
      <w:r w:rsidDel="00000000" w:rsidR="00000000" w:rsidRPr="00000000">
        <w:rPr>
          <w:rtl w:val="0"/>
        </w:rPr>
        <w:tab/>
      </w:r>
    </w:p>
    <w:p w:rsidR="00000000" w:rsidDel="00000000" w:rsidP="00000000" w:rsidRDefault="00000000" w:rsidRPr="00000000" w14:paraId="000000F7">
      <w:pPr>
        <w:spacing w:after="240" w:before="240" w:lineRule="auto"/>
        <w:ind w:left="0" w:firstLine="0"/>
        <w:rPr/>
      </w:pPr>
      <w:r w:rsidDel="00000000" w:rsidR="00000000" w:rsidRPr="00000000">
        <w:rPr>
          <w:rtl w:val="0"/>
        </w:rPr>
      </w:r>
    </w:p>
    <w:p w:rsidR="00000000" w:rsidDel="00000000" w:rsidP="00000000" w:rsidRDefault="00000000" w:rsidRPr="00000000" w14:paraId="000000F8">
      <w:pPr>
        <w:spacing w:after="240" w:before="240" w:lineRule="auto"/>
        <w:ind w:left="0" w:firstLine="0"/>
        <w:rPr/>
      </w:pPr>
      <w:r w:rsidDel="00000000" w:rsidR="00000000" w:rsidRPr="00000000">
        <w:rPr>
          <w:rtl w:val="0"/>
        </w:rPr>
      </w:r>
    </w:p>
    <w:p w:rsidR="00000000" w:rsidDel="00000000" w:rsidP="00000000" w:rsidRDefault="00000000" w:rsidRPr="00000000" w14:paraId="000000F9">
      <w:pPr>
        <w:spacing w:after="240" w:before="240" w:lineRule="auto"/>
        <w:ind w:left="0" w:firstLine="0"/>
        <w:rPr/>
      </w:pPr>
      <w:r w:rsidDel="00000000" w:rsidR="00000000" w:rsidRPr="00000000">
        <w:rPr>
          <w:rtl w:val="0"/>
        </w:rPr>
      </w:r>
    </w:p>
    <w:p w:rsidR="00000000" w:rsidDel="00000000" w:rsidP="00000000" w:rsidRDefault="00000000" w:rsidRPr="00000000" w14:paraId="000000FA">
      <w:pPr>
        <w:spacing w:after="240" w:before="240" w:lineRule="auto"/>
        <w:ind w:left="0" w:firstLine="0"/>
        <w:rPr/>
      </w:pPr>
      <w:r w:rsidDel="00000000" w:rsidR="00000000" w:rsidRPr="00000000">
        <w:rPr>
          <w:rtl w:val="0"/>
        </w:rPr>
      </w:r>
    </w:p>
    <w:p w:rsidR="00000000" w:rsidDel="00000000" w:rsidP="00000000" w:rsidRDefault="00000000" w:rsidRPr="00000000" w14:paraId="000000FB">
      <w:pPr>
        <w:spacing w:after="240" w:before="240" w:lineRule="auto"/>
        <w:ind w:left="0" w:firstLine="0"/>
        <w:rPr/>
      </w:pPr>
      <w:r w:rsidDel="00000000" w:rsidR="00000000" w:rsidRPr="00000000">
        <w:rPr>
          <w:rtl w:val="0"/>
        </w:rPr>
      </w:r>
    </w:p>
    <w:p w:rsidR="00000000" w:rsidDel="00000000" w:rsidP="00000000" w:rsidRDefault="00000000" w:rsidRPr="00000000" w14:paraId="000000FC">
      <w:pPr>
        <w:spacing w:after="240" w:before="240" w:lineRule="auto"/>
        <w:ind w:left="0" w:firstLine="0"/>
        <w:rPr/>
      </w:pPr>
      <w:r w:rsidDel="00000000" w:rsidR="00000000" w:rsidRPr="00000000">
        <w:rPr>
          <w:rtl w:val="0"/>
        </w:rPr>
      </w:r>
    </w:p>
    <w:p w:rsidR="00000000" w:rsidDel="00000000" w:rsidP="00000000" w:rsidRDefault="00000000" w:rsidRPr="00000000" w14:paraId="000000FD">
      <w:pPr>
        <w:spacing w:after="240" w:before="240" w:lineRule="auto"/>
        <w:ind w:left="0" w:firstLine="0"/>
        <w:rPr/>
      </w:pPr>
      <w:r w:rsidDel="00000000" w:rsidR="00000000" w:rsidRPr="00000000">
        <w:rPr>
          <w:rtl w:val="0"/>
        </w:rPr>
      </w:r>
    </w:p>
    <w:p w:rsidR="00000000" w:rsidDel="00000000" w:rsidP="00000000" w:rsidRDefault="00000000" w:rsidRPr="00000000" w14:paraId="000000FE">
      <w:pPr>
        <w:spacing w:after="240" w:before="240" w:lineRule="auto"/>
        <w:ind w:left="0" w:firstLine="0"/>
        <w:rPr/>
      </w:pPr>
      <w:r w:rsidDel="00000000" w:rsidR="00000000" w:rsidRPr="00000000">
        <w:rPr>
          <w:rtl w:val="0"/>
        </w:rPr>
      </w:r>
    </w:p>
    <w:p w:rsidR="00000000" w:rsidDel="00000000" w:rsidP="00000000" w:rsidRDefault="00000000" w:rsidRPr="00000000" w14:paraId="000000FF">
      <w:pPr>
        <w:spacing w:after="240" w:before="240" w:lineRule="auto"/>
        <w:ind w:left="0" w:firstLine="0"/>
        <w:rPr/>
      </w:pPr>
      <w:r w:rsidDel="00000000" w:rsidR="00000000" w:rsidRPr="00000000">
        <w:rPr>
          <w:rtl w:val="0"/>
        </w:rPr>
      </w:r>
    </w:p>
    <w:p w:rsidR="00000000" w:rsidDel="00000000" w:rsidP="00000000" w:rsidRDefault="00000000" w:rsidRPr="00000000" w14:paraId="00000100">
      <w:pPr>
        <w:spacing w:after="240" w:before="240" w:lineRule="auto"/>
        <w:ind w:left="1120" w:hanging="360"/>
        <w:rPr/>
      </w:pPr>
      <w:r w:rsidDel="00000000" w:rsidR="00000000" w:rsidRPr="00000000">
        <w:rPr>
          <w:rFonts w:ascii="Arial Unicode MS" w:cs="Arial Unicode MS" w:eastAsia="Arial Unicode MS" w:hAnsi="Arial Unicode MS"/>
          <w:b w:val="1"/>
          <w:sz w:val="24"/>
          <w:szCs w:val="24"/>
          <w:rtl w:val="0"/>
        </w:rPr>
        <w:t xml:space="preserve">4-2. 추후 계획</w:t>
      </w:r>
      <w:r w:rsidDel="00000000" w:rsidR="00000000" w:rsidRPr="00000000">
        <w:rPr>
          <w:rtl w:val="0"/>
        </w:rPr>
      </w:r>
    </w:p>
    <w:p w:rsidR="00000000" w:rsidDel="00000000" w:rsidP="00000000" w:rsidRDefault="00000000" w:rsidRPr="00000000" w14:paraId="00000101">
      <w:pPr>
        <w:numPr>
          <w:ilvl w:val="0"/>
          <w:numId w:val="3"/>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구글 계정을 활용한 어플 연동</w:t>
      </w:r>
      <w:r w:rsidDel="00000000" w:rsidR="00000000" w:rsidRPr="00000000">
        <w:rPr>
          <w:rtl w:val="0"/>
        </w:rPr>
      </w:r>
    </w:p>
    <w:p w:rsidR="00000000" w:rsidDel="00000000" w:rsidP="00000000" w:rsidRDefault="00000000" w:rsidRPr="00000000" w14:paraId="00000102">
      <w:pPr>
        <w:spacing w:after="240" w:before="240" w:lineRule="auto"/>
        <w:ind w:left="1440" w:firstLine="720"/>
        <w:rPr>
          <w:sz w:val="10"/>
          <w:szCs w:val="10"/>
        </w:rPr>
      </w:pPr>
      <w:r w:rsidDel="00000000" w:rsidR="00000000" w:rsidRPr="00000000">
        <w:rPr>
          <w:rFonts w:ascii="Arial Unicode MS" w:cs="Arial Unicode MS" w:eastAsia="Arial Unicode MS" w:hAnsi="Arial Unicode MS"/>
          <w:rtl w:val="0"/>
        </w:rPr>
        <w:t xml:space="preserve">데스크탑 이외의 환경에서도 HeYo를 이용할 수 있도록 어플을 활용한 기능 확장을 생각하고 있다. 현재로서는 단순한 알림 기능과 운동 기록 동기화, 친구 기능까지 생각하고 있고, 기타 추가기능들 구현은 아직 미정이다. 하지만 </w:t>
      </w:r>
      <w:r w:rsidDel="00000000" w:rsidR="00000000" w:rsidRPr="00000000">
        <w:rPr>
          <w:rFonts w:ascii="Arial Unicode MS" w:cs="Arial Unicode MS" w:eastAsia="Arial Unicode MS" w:hAnsi="Arial Unicode MS"/>
          <w:rtl w:val="0"/>
        </w:rPr>
        <w:t xml:space="preserve">등록 사이트 사용 시간 기록이나 운동 기록에 대한 월별 정산 기능 등 다양하게 기록을 활용할 방안에 대해 고민 중이다.</w:t>
      </w:r>
      <w:r w:rsidDel="00000000" w:rsidR="00000000" w:rsidRPr="00000000">
        <w:rPr>
          <w:rtl w:val="0"/>
        </w:rPr>
      </w:r>
    </w:p>
    <w:p w:rsidR="00000000" w:rsidDel="00000000" w:rsidP="00000000" w:rsidRDefault="00000000" w:rsidRPr="00000000" w14:paraId="00000103">
      <w:pPr>
        <w:numPr>
          <w:ilvl w:val="0"/>
          <w:numId w:val="3"/>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sns를 통한 캘린더 공유</w:t>
      </w:r>
    </w:p>
    <w:p w:rsidR="00000000" w:rsidDel="00000000" w:rsidP="00000000" w:rsidRDefault="00000000" w:rsidRPr="00000000" w14:paraId="00000104">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자신의 운동 실천 내역을 sns를 통해 공유할 수 있게 함으로써 사용자에게 운동에 대한 동기를 부여한다.</w:t>
      </w:r>
    </w:p>
    <w:p w:rsidR="00000000" w:rsidDel="00000000" w:rsidP="00000000" w:rsidRDefault="00000000" w:rsidRPr="00000000" w14:paraId="00000105">
      <w:pPr>
        <w:spacing w:after="240" w:before="240" w:lineRule="auto"/>
        <w:ind w:left="1440" w:firstLine="720"/>
        <w:rPr/>
      </w:pPr>
      <w:r w:rsidDel="00000000" w:rsidR="00000000" w:rsidRPr="00000000">
        <w:rPr>
          <w:rtl w:val="0"/>
        </w:rPr>
      </w:r>
    </w:p>
    <w:p w:rsidR="00000000" w:rsidDel="00000000" w:rsidP="00000000" w:rsidRDefault="00000000" w:rsidRPr="00000000" w14:paraId="00000106">
      <w:pPr>
        <w:numPr>
          <w:ilvl w:val="0"/>
          <w:numId w:val="3"/>
        </w:numPr>
        <w:spacing w:after="240" w:before="240" w:lineRule="auto"/>
        <w:ind w:left="1440" w:hanging="360"/>
        <w:rPr>
          <w:u w:val="none"/>
        </w:rPr>
      </w:pPr>
      <w:r w:rsidDel="00000000" w:rsidR="00000000" w:rsidRPr="00000000">
        <w:rPr>
          <w:rFonts w:ascii="Arial Unicode MS" w:cs="Arial Unicode MS" w:eastAsia="Arial Unicode MS" w:hAnsi="Arial Unicode MS"/>
          <w:rtl w:val="0"/>
        </w:rPr>
        <w:t xml:space="preserve">운동 기록 형식 추가</w:t>
      </w:r>
    </w:p>
    <w:p w:rsidR="00000000" w:rsidDel="00000000" w:rsidP="00000000" w:rsidRDefault="00000000" w:rsidRPr="00000000" w14:paraId="00000107">
      <w:pPr>
        <w:spacing w:after="240" w:before="240" w:lineRule="auto"/>
        <w:ind w:left="1440" w:firstLine="720"/>
        <w:rPr/>
      </w:pPr>
      <w:r w:rsidDel="00000000" w:rsidR="00000000" w:rsidRPr="00000000">
        <w:rPr>
          <w:rFonts w:ascii="Arial Unicode MS" w:cs="Arial Unicode MS" w:eastAsia="Arial Unicode MS" w:hAnsi="Arial Unicode MS"/>
          <w:rtl w:val="0"/>
        </w:rPr>
        <w:t xml:space="preserve">캘린더와 투두리스트, 그래프 외에도 다양한 시각적 요소를 포함하는 기록 방식을 추가해 사용자가 성취감을 느낄 수 있도록 돕는다.</w:t>
      </w:r>
    </w:p>
    <w:p w:rsidR="00000000" w:rsidDel="00000000" w:rsidP="00000000" w:rsidRDefault="00000000" w:rsidRPr="00000000" w14:paraId="00000108">
      <w:pPr>
        <w:numPr>
          <w:ilvl w:val="0"/>
          <w:numId w:val="3"/>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칭호, 업적 추가</w:t>
      </w:r>
    </w:p>
    <w:p w:rsidR="00000000" w:rsidDel="00000000" w:rsidP="00000000" w:rsidRDefault="00000000" w:rsidRPr="00000000" w14:paraId="00000109">
      <w:pPr>
        <w:numPr>
          <w:ilvl w:val="0"/>
          <w:numId w:val="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기다렸어요.. (일주일만에 목표 완수) =&gt; 누더기 옷</w:t>
      </w:r>
    </w:p>
    <w:p w:rsidR="00000000" w:rsidDel="00000000" w:rsidP="00000000" w:rsidRDefault="00000000" w:rsidRPr="00000000" w14:paraId="0000010A">
      <w:pPr>
        <w:numPr>
          <w:ilvl w:val="0"/>
          <w:numId w:val="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날 잊은 줄 알았어요.. (한달만에 목표 완수) =&gt; 눈물 맺힌 스킨</w:t>
      </w:r>
    </w:p>
    <w:p w:rsidR="00000000" w:rsidDel="00000000" w:rsidP="00000000" w:rsidRDefault="00000000" w:rsidRPr="00000000" w14:paraId="0000010B">
      <w:pPr>
        <w:numPr>
          <w:ilvl w:val="0"/>
          <w:numId w:val="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자유로운 영혼 (1년만에 목표 완수) =&gt; 주름 스킨</w:t>
      </w:r>
    </w:p>
    <w:p w:rsidR="00000000" w:rsidDel="00000000" w:rsidP="00000000" w:rsidRDefault="00000000" w:rsidRPr="00000000" w14:paraId="0000010C">
      <w:pPr>
        <w:numPr>
          <w:ilvl w:val="0"/>
          <w:numId w:val="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봄이야! (4월 달 첫 목표 완수) =&gt; 긴팔티/ 니트</w:t>
      </w:r>
    </w:p>
    <w:p w:rsidR="00000000" w:rsidDel="00000000" w:rsidP="00000000" w:rsidRDefault="00000000" w:rsidRPr="00000000" w14:paraId="0000010D">
      <w:pPr>
        <w:numPr>
          <w:ilvl w:val="0"/>
          <w:numId w:val="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여름이다! (7월 달 첫 목표 완수) =&gt; 반팔티/ 민소매티</w:t>
      </w:r>
    </w:p>
    <w:p w:rsidR="00000000" w:rsidDel="00000000" w:rsidP="00000000" w:rsidRDefault="00000000" w:rsidRPr="00000000" w14:paraId="0000010E">
      <w:pPr>
        <w:numPr>
          <w:ilvl w:val="0"/>
          <w:numId w:val="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가을이다! (9월 달 첫 목표 완수) =&gt; 트렌치코트/ 자켓/ 니트조끼+셔츠</w:t>
      </w:r>
    </w:p>
    <w:p w:rsidR="00000000" w:rsidDel="00000000" w:rsidP="00000000" w:rsidRDefault="00000000" w:rsidRPr="00000000" w14:paraId="0000010F">
      <w:pPr>
        <w:numPr>
          <w:ilvl w:val="0"/>
          <w:numId w:val="9"/>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겨울이야! (12월 달 첫 목표 완수) =&gt; 코트/ 패딩</w:t>
      </w:r>
    </w:p>
    <w:p w:rsidR="00000000" w:rsidDel="00000000" w:rsidP="00000000" w:rsidRDefault="00000000" w:rsidRPr="00000000" w14:paraId="00000110">
      <w:pPr>
        <w:spacing w:after="240" w:before="240" w:lineRule="auto"/>
        <w:ind w:left="0" w:firstLine="0"/>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after="240" w:before="240" w:lineRule="auto"/>
        <w:ind w:firstLine="720"/>
        <w:rPr/>
      </w:pPr>
      <w:r w:rsidDel="00000000" w:rsidR="00000000" w:rsidRPr="00000000">
        <w:rPr>
          <w:b w:val="1"/>
          <w:sz w:val="30"/>
          <w:szCs w:val="30"/>
          <w:rtl w:val="0"/>
        </w:rPr>
        <w:t xml:space="preserve">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Unicode MS" w:cs="Arial Unicode MS" w:eastAsia="Arial Unicode MS" w:hAnsi="Arial Unicode MS"/>
          <w:b w:val="1"/>
          <w:sz w:val="30"/>
          <w:szCs w:val="30"/>
          <w:rtl w:val="0"/>
        </w:rPr>
        <w:t xml:space="preserve">설계 및 진행상황</w:t>
      </w:r>
      <w:r w:rsidDel="00000000" w:rsidR="00000000" w:rsidRPr="00000000">
        <w:rPr>
          <w:rtl w:val="0"/>
        </w:rPr>
      </w:r>
    </w:p>
    <w:p w:rsidR="00000000" w:rsidDel="00000000" w:rsidP="00000000" w:rsidRDefault="00000000" w:rsidRPr="00000000" w14:paraId="00000112">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5-1. 설계</w:t>
      </w:r>
    </w:p>
    <w:p w:rsidR="00000000" w:rsidDel="00000000" w:rsidP="00000000" w:rsidRDefault="00000000" w:rsidRPr="00000000" w14:paraId="00000113">
      <w:pPr>
        <w:spacing w:after="240" w:before="240" w:lineRule="auto"/>
        <w:ind w:firstLine="720"/>
        <w:rPr>
          <w:b w:val="1"/>
          <w:sz w:val="24"/>
          <w:szCs w:val="24"/>
        </w:rPr>
      </w:pPr>
      <w:r w:rsidDel="00000000" w:rsidR="00000000" w:rsidRPr="00000000">
        <w:rPr>
          <w:rtl w:val="0"/>
        </w:rPr>
      </w:r>
    </w:p>
    <w:p w:rsidR="00000000" w:rsidDel="00000000" w:rsidP="00000000" w:rsidRDefault="00000000" w:rsidRPr="00000000" w14:paraId="00000114">
      <w:pPr>
        <w:spacing w:after="240" w:before="240" w:lineRule="auto"/>
        <w:ind w:firstLine="720"/>
        <w:rPr/>
      </w:pPr>
      <w:r w:rsidDel="00000000" w:rsidR="00000000" w:rsidRPr="00000000">
        <w:rPr>
          <w:rFonts w:ascii="Arial Unicode MS" w:cs="Arial Unicode MS" w:eastAsia="Arial Unicode MS" w:hAnsi="Arial Unicode MS"/>
          <w:rtl w:val="0"/>
        </w:rPr>
        <w:t xml:space="preserve">2. 기본 흐름</w:t>
      </w:r>
    </w:p>
    <w:p w:rsidR="00000000" w:rsidDel="00000000" w:rsidP="00000000" w:rsidRDefault="00000000" w:rsidRPr="00000000" w14:paraId="00000115">
      <w:pPr>
        <w:spacing w:after="240" w:before="240" w:lineRule="auto"/>
        <w:ind w:firstLine="720"/>
        <w:rPr/>
      </w:pPr>
      <w:r w:rsidDel="00000000" w:rsidR="00000000" w:rsidRPr="00000000">
        <w:rPr>
          <w:rFonts w:ascii="Arial Unicode MS" w:cs="Arial Unicode MS" w:eastAsia="Arial Unicode MS" w:hAnsi="Arial Unicode MS"/>
          <w:rtl w:val="0"/>
        </w:rPr>
        <w:t xml:space="preserve">1) 쉬는 시간 자동 판단 여부 선택</w:t>
      </w:r>
    </w:p>
    <w:p w:rsidR="00000000" w:rsidDel="00000000" w:rsidP="00000000" w:rsidRDefault="00000000" w:rsidRPr="00000000" w14:paraId="00000116">
      <w:pPr>
        <w:spacing w:after="240" w:before="240" w:lineRule="auto"/>
        <w:ind w:firstLine="720"/>
        <w:rPr/>
      </w:pPr>
      <w:r w:rsidDel="00000000" w:rsidR="00000000" w:rsidRPr="00000000">
        <w:rPr>
          <w:rFonts w:ascii="Arial Unicode MS" w:cs="Arial Unicode MS" w:eastAsia="Arial Unicode MS" w:hAnsi="Arial Unicode MS"/>
          <w:rtl w:val="0"/>
        </w:rPr>
        <w:t xml:space="preserve">2) 초기 설문</w:t>
      </w:r>
    </w:p>
    <w:p w:rsidR="00000000" w:rsidDel="00000000" w:rsidP="00000000" w:rsidRDefault="00000000" w:rsidRPr="00000000" w14:paraId="00000117">
      <w:pPr>
        <w:spacing w:after="240" w:before="240" w:lineRule="auto"/>
        <w:ind w:firstLine="720"/>
        <w:rPr/>
      </w:pPr>
      <w:r w:rsidDel="00000000" w:rsidR="00000000" w:rsidRPr="00000000">
        <w:rPr>
          <w:rtl w:val="0"/>
        </w:rPr>
      </w:r>
    </w:p>
    <w:p w:rsidR="00000000" w:rsidDel="00000000" w:rsidP="00000000" w:rsidRDefault="00000000" w:rsidRPr="00000000" w14:paraId="00000118">
      <w:pPr>
        <w:spacing w:after="240" w:before="240" w:lineRule="auto"/>
        <w:ind w:firstLine="720"/>
        <w:rPr/>
      </w:pPr>
      <w:r w:rsidDel="00000000" w:rsidR="00000000" w:rsidRPr="00000000">
        <w:rPr>
          <w:rFonts w:ascii="Arial Unicode MS" w:cs="Arial Unicode MS" w:eastAsia="Arial Unicode MS" w:hAnsi="Arial Unicode MS"/>
          <w:rtl w:val="0"/>
        </w:rPr>
        <w:t xml:space="preserve">2-1. 쉬는 시간 자동 판단 사용 안하는 경우</w:t>
      </w:r>
    </w:p>
    <w:p w:rsidR="00000000" w:rsidDel="00000000" w:rsidP="00000000" w:rsidRDefault="00000000" w:rsidRPr="00000000" w14:paraId="00000119">
      <w:pPr>
        <w:spacing w:after="240" w:before="240" w:lineRule="auto"/>
        <w:ind w:firstLine="720"/>
        <w:rPr/>
      </w:pPr>
      <w:r w:rsidDel="00000000" w:rsidR="00000000" w:rsidRPr="00000000">
        <w:rPr>
          <w:rFonts w:ascii="Arial Unicode MS" w:cs="Arial Unicode MS" w:eastAsia="Arial Unicode MS" w:hAnsi="Arial Unicode MS"/>
          <w:rtl w:val="0"/>
        </w:rPr>
        <w:t xml:space="preserve">3) 설문 기반으로 추천된 운동 중 원하는 운동을 선택, 이름/시간/영상링크 정보 수정 가능</w:t>
      </w:r>
    </w:p>
    <w:p w:rsidR="00000000" w:rsidDel="00000000" w:rsidP="00000000" w:rsidRDefault="00000000" w:rsidRPr="00000000" w14:paraId="0000011A">
      <w:pPr>
        <w:spacing w:after="240" w:before="240" w:lineRule="auto"/>
        <w:ind w:firstLine="720"/>
        <w:rPr/>
      </w:pPr>
      <w:r w:rsidDel="00000000" w:rsidR="00000000" w:rsidRPr="00000000">
        <w:rPr>
          <w:rFonts w:ascii="Arial Unicode MS" w:cs="Arial Unicode MS" w:eastAsia="Arial Unicode MS" w:hAnsi="Arial Unicode MS"/>
          <w:rtl w:val="0"/>
        </w:rPr>
        <w:t xml:space="preserve">4) 이후 사용자가 크롬 브라우저를 사용하는 동안 미리 설정해둔 시간이 되면 요정 알림 등장</w:t>
      </w:r>
    </w:p>
    <w:p w:rsidR="00000000" w:rsidDel="00000000" w:rsidP="00000000" w:rsidRDefault="00000000" w:rsidRPr="00000000" w14:paraId="0000011B">
      <w:pPr>
        <w:spacing w:after="240" w:before="240" w:lineRule="auto"/>
        <w:ind w:firstLine="720"/>
        <w:rPr/>
      </w:pPr>
      <w:r w:rsidDel="00000000" w:rsidR="00000000" w:rsidRPr="00000000">
        <w:rPr>
          <w:rtl w:val="0"/>
        </w:rPr>
      </w:r>
    </w:p>
    <w:p w:rsidR="00000000" w:rsidDel="00000000" w:rsidP="00000000" w:rsidRDefault="00000000" w:rsidRPr="00000000" w14:paraId="0000011C">
      <w:pPr>
        <w:spacing w:after="240" w:before="240" w:lineRule="auto"/>
        <w:ind w:firstLine="720"/>
        <w:rPr/>
      </w:pPr>
      <w:r w:rsidDel="00000000" w:rsidR="00000000" w:rsidRPr="00000000">
        <w:rPr>
          <w:rFonts w:ascii="Arial Unicode MS" w:cs="Arial Unicode MS" w:eastAsia="Arial Unicode MS" w:hAnsi="Arial Unicode MS"/>
          <w:rtl w:val="0"/>
        </w:rPr>
        <w:t xml:space="preserve">2-2. 쉬는 시간 자동 판단 사용하는 경우</w:t>
      </w:r>
    </w:p>
    <w:p w:rsidR="00000000" w:rsidDel="00000000" w:rsidP="00000000" w:rsidRDefault="00000000" w:rsidRPr="00000000" w14:paraId="0000011D">
      <w:pPr>
        <w:spacing w:after="240" w:before="240" w:lineRule="auto"/>
        <w:ind w:firstLine="720"/>
        <w:rPr/>
      </w:pPr>
      <w:r w:rsidDel="00000000" w:rsidR="00000000" w:rsidRPr="00000000">
        <w:rPr>
          <w:rFonts w:ascii="Arial Unicode MS" w:cs="Arial Unicode MS" w:eastAsia="Arial Unicode MS" w:hAnsi="Arial Unicode MS"/>
          <w:rtl w:val="0"/>
        </w:rPr>
        <w:t xml:space="preserve">3) 설문 기반으로 추천된 운동 중 원하는 운동을 선택, 이름/영상링크 정보 수정 가능</w:t>
      </w:r>
    </w:p>
    <w:p w:rsidR="00000000" w:rsidDel="00000000" w:rsidP="00000000" w:rsidRDefault="00000000" w:rsidRPr="00000000" w14:paraId="0000011E">
      <w:pPr>
        <w:spacing w:after="240" w:before="240" w:lineRule="auto"/>
        <w:ind w:firstLine="720"/>
        <w:rPr/>
      </w:pPr>
      <w:r w:rsidDel="00000000" w:rsidR="00000000" w:rsidRPr="00000000">
        <w:rPr>
          <w:rFonts w:ascii="Arial Unicode MS" w:cs="Arial Unicode MS" w:eastAsia="Arial Unicode MS" w:hAnsi="Arial Unicode MS"/>
          <w:rtl w:val="0"/>
        </w:rPr>
        <w:t xml:space="preserve">4) 이후 사용자가 크롬 브라우저를 사용하는 동안 시스템에서 파악한 쉬는 시간이 되면 요정 알림 등장</w:t>
      </w:r>
    </w:p>
    <w:p w:rsidR="00000000" w:rsidDel="00000000" w:rsidP="00000000" w:rsidRDefault="00000000" w:rsidRPr="00000000" w14:paraId="0000011F">
      <w:pPr>
        <w:spacing w:after="240" w:before="240" w:lineRule="auto"/>
        <w:ind w:firstLine="720"/>
        <w:rPr/>
      </w:pPr>
      <w:r w:rsidDel="00000000" w:rsidR="00000000" w:rsidRPr="00000000">
        <w:rPr>
          <w:rtl w:val="0"/>
        </w:rPr>
      </w:r>
    </w:p>
    <w:p w:rsidR="00000000" w:rsidDel="00000000" w:rsidP="00000000" w:rsidRDefault="00000000" w:rsidRPr="00000000" w14:paraId="00000120">
      <w:pPr>
        <w:spacing w:after="240" w:before="240" w:lineRule="auto"/>
        <w:ind w:firstLine="720"/>
        <w:rPr/>
      </w:pPr>
      <w:r w:rsidDel="00000000" w:rsidR="00000000" w:rsidRPr="00000000">
        <w:rPr>
          <w:rFonts w:ascii="Arial Unicode MS" w:cs="Arial Unicode MS" w:eastAsia="Arial Unicode MS" w:hAnsi="Arial Unicode MS"/>
          <w:rtl w:val="0"/>
        </w:rPr>
        <w:t xml:space="preserve">5) 알림 무시 시 요정이 커지거나 마우스를 따라다님 (기본 설정은 ?? )</w:t>
      </w:r>
    </w:p>
    <w:p w:rsidR="00000000" w:rsidDel="00000000" w:rsidP="00000000" w:rsidRDefault="00000000" w:rsidRPr="00000000" w14:paraId="00000121">
      <w:pPr>
        <w:spacing w:after="240" w:before="240" w:lineRule="auto"/>
        <w:ind w:firstLine="720"/>
        <w:rPr/>
      </w:pPr>
      <w:r w:rsidDel="00000000" w:rsidR="00000000" w:rsidRPr="00000000">
        <w:rPr>
          <w:rFonts w:ascii="Arial Unicode MS" w:cs="Arial Unicode MS" w:eastAsia="Arial Unicode MS" w:hAnsi="Arial Unicode MS"/>
          <w:rtl w:val="0"/>
        </w:rPr>
        <w:t xml:space="preserve">6) 운동 수락 시 등록된 링크를 새 탭으로 연결</w:t>
      </w:r>
    </w:p>
    <w:p w:rsidR="00000000" w:rsidDel="00000000" w:rsidP="00000000" w:rsidRDefault="00000000" w:rsidRPr="00000000" w14:paraId="00000122">
      <w:pPr>
        <w:spacing w:after="240" w:before="240" w:lineRule="auto"/>
        <w:ind w:firstLine="720"/>
        <w:rPr/>
      </w:pPr>
      <w:r w:rsidDel="00000000" w:rsidR="00000000" w:rsidRPr="00000000">
        <w:rPr>
          <w:rFonts w:ascii="Arial Unicode MS" w:cs="Arial Unicode MS" w:eastAsia="Arial Unicode MS" w:hAnsi="Arial Unicode MS"/>
          <w:rtl w:val="0"/>
        </w:rPr>
        <w:t xml:space="preserve">7) 운동 연기 시 30분 뒤에 4번부터 다시 시작</w:t>
      </w:r>
    </w:p>
    <w:p w:rsidR="00000000" w:rsidDel="00000000" w:rsidP="00000000" w:rsidRDefault="00000000" w:rsidRPr="00000000" w14:paraId="00000123">
      <w:pPr>
        <w:spacing w:after="240" w:before="240" w:lineRule="auto"/>
        <w:ind w:firstLine="720"/>
        <w:rPr/>
      </w:pPr>
      <w:r w:rsidDel="00000000" w:rsidR="00000000" w:rsidRPr="00000000">
        <w:rPr>
          <w:rFonts w:ascii="Arial Unicode MS" w:cs="Arial Unicode MS" w:eastAsia="Arial Unicode MS" w:hAnsi="Arial Unicode MS"/>
          <w:rtl w:val="0"/>
        </w:rPr>
        <w:t xml:space="preserve">8) 운동 무시 시 해당 알림은 취소, 동일한 알림을 누적 n번 취소 시 사용자에게 알림 설정을 유지할 것인지 수정할 것인지 물어봄</w:t>
      </w:r>
    </w:p>
    <w:p w:rsidR="00000000" w:rsidDel="00000000" w:rsidP="00000000" w:rsidRDefault="00000000" w:rsidRPr="00000000" w14:paraId="00000124">
      <w:pPr>
        <w:spacing w:after="240" w:before="240" w:lineRule="auto"/>
        <w:ind w:firstLine="720"/>
        <w:rPr/>
      </w:pPr>
      <w:r w:rsidDel="00000000" w:rsidR="00000000" w:rsidRPr="00000000">
        <w:rPr>
          <w:rFonts w:ascii="Arial Unicode MS" w:cs="Arial Unicode MS" w:eastAsia="Arial Unicode MS" w:hAnsi="Arial Unicode MS"/>
          <w:rtl w:val="0"/>
        </w:rPr>
        <w:t xml:space="preserve">9) 운동 영상을 끝까지 시청하거나 체크 박스를 클릭하면 운동을 수행한 것으로 기록</w:t>
      </w:r>
    </w:p>
    <w:p w:rsidR="00000000" w:rsidDel="00000000" w:rsidP="00000000" w:rsidRDefault="00000000" w:rsidRPr="00000000" w14:paraId="00000125">
      <w:pPr>
        <w:spacing w:after="240" w:before="240" w:lineRule="auto"/>
        <w:ind w:firstLine="720"/>
        <w:rPr/>
      </w:pPr>
      <w:r w:rsidDel="00000000" w:rsidR="00000000" w:rsidRPr="00000000">
        <w:rPr>
          <w:rtl w:val="0"/>
        </w:rPr>
      </w:r>
    </w:p>
    <w:p w:rsidR="00000000" w:rsidDel="00000000" w:rsidP="00000000" w:rsidRDefault="00000000" w:rsidRPr="00000000" w14:paraId="00000126">
      <w:pPr>
        <w:spacing w:after="240" w:before="240" w:lineRule="auto"/>
        <w:ind w:firstLine="720"/>
        <w:rPr/>
      </w:pPr>
      <w:r w:rsidDel="00000000" w:rsidR="00000000" w:rsidRPr="00000000">
        <w:rPr>
          <w:rtl w:val="0"/>
        </w:rPr>
      </w:r>
    </w:p>
    <w:p w:rsidR="00000000" w:rsidDel="00000000" w:rsidP="00000000" w:rsidRDefault="00000000" w:rsidRPr="00000000" w14:paraId="00000127">
      <w:pPr>
        <w:spacing w:after="240" w:before="240" w:lineRule="auto"/>
        <w:ind w:firstLine="720"/>
        <w:rPr/>
      </w:pPr>
      <w:r w:rsidDel="00000000" w:rsidR="00000000" w:rsidRPr="00000000">
        <w:rPr>
          <w:rtl w:val="0"/>
        </w:rPr>
      </w:r>
    </w:p>
    <w:p w:rsidR="00000000" w:rsidDel="00000000" w:rsidP="00000000" w:rsidRDefault="00000000" w:rsidRPr="00000000" w14:paraId="00000128">
      <w:pPr>
        <w:spacing w:after="240" w:before="240" w:lineRule="auto"/>
        <w:ind w:firstLine="720"/>
        <w:rPr/>
      </w:pPr>
      <w:r w:rsidDel="00000000" w:rsidR="00000000" w:rsidRPr="00000000">
        <w:rPr>
          <w:rtl w:val="0"/>
        </w:rPr>
      </w:r>
    </w:p>
    <w:p w:rsidR="00000000" w:rsidDel="00000000" w:rsidP="00000000" w:rsidRDefault="00000000" w:rsidRPr="00000000" w14:paraId="00000129">
      <w:pPr>
        <w:spacing w:after="240" w:before="240" w:lineRule="auto"/>
        <w:ind w:firstLine="720"/>
        <w:rPr/>
      </w:pPr>
      <w:r w:rsidDel="00000000" w:rsidR="00000000" w:rsidRPr="00000000">
        <w:rPr>
          <w:rFonts w:ascii="Arial Unicode MS" w:cs="Arial Unicode MS" w:eastAsia="Arial Unicode MS" w:hAnsi="Arial Unicode MS"/>
          <w:rtl w:val="0"/>
        </w:rPr>
        <w:t xml:space="preserve">3. 추가 흐름</w:t>
      </w:r>
    </w:p>
    <w:p w:rsidR="00000000" w:rsidDel="00000000" w:rsidP="00000000" w:rsidRDefault="00000000" w:rsidRPr="00000000" w14:paraId="0000012A">
      <w:pPr>
        <w:spacing w:after="240" w:before="240" w:lineRule="auto"/>
        <w:ind w:firstLine="720"/>
        <w:rPr/>
      </w:pPr>
      <w:r w:rsidDel="00000000" w:rsidR="00000000" w:rsidRPr="00000000">
        <w:rPr>
          <w:rFonts w:ascii="Arial Unicode MS" w:cs="Arial Unicode MS" w:eastAsia="Arial Unicode MS" w:hAnsi="Arial Unicode MS"/>
          <w:rtl w:val="0"/>
        </w:rPr>
        <w:t xml:space="preserve">1) 설정-운동기록에서 자신의 운동 수행 여부를 월별, 일별로 확인 가능</w:t>
      </w:r>
    </w:p>
    <w:p w:rsidR="00000000" w:rsidDel="00000000" w:rsidP="00000000" w:rsidRDefault="00000000" w:rsidRPr="00000000" w14:paraId="0000012B">
      <w:pPr>
        <w:spacing w:after="240" w:before="240" w:lineRule="auto"/>
        <w:ind w:firstLine="720"/>
        <w:rPr/>
      </w:pPr>
      <w:r w:rsidDel="00000000" w:rsidR="00000000" w:rsidRPr="00000000">
        <w:rPr>
          <w:rFonts w:ascii="Arial Unicode MS" w:cs="Arial Unicode MS" w:eastAsia="Arial Unicode MS" w:hAnsi="Arial Unicode MS"/>
          <w:rtl w:val="0"/>
        </w:rPr>
        <w:t xml:space="preserve">2) 통계에서 전체 사용자 중 자신이 어느 정도 위치인지 확인 가능</w:t>
      </w:r>
    </w:p>
    <w:p w:rsidR="00000000" w:rsidDel="00000000" w:rsidP="00000000" w:rsidRDefault="00000000" w:rsidRPr="00000000" w14:paraId="0000012C">
      <w:pPr>
        <w:spacing w:after="240" w:before="240" w:lineRule="auto"/>
        <w:ind w:firstLine="720"/>
        <w:rPr/>
      </w:pPr>
      <w:r w:rsidDel="00000000" w:rsidR="00000000" w:rsidRPr="00000000">
        <w:rPr>
          <w:rFonts w:ascii="Arial Unicode MS" w:cs="Arial Unicode MS" w:eastAsia="Arial Unicode MS" w:hAnsi="Arial Unicode MS"/>
          <w:rtl w:val="0"/>
        </w:rPr>
        <w:t xml:space="preserve">3) 일정 조건 달성 시 칭호 및 업적 획득, 요정 의상 개방</w:t>
      </w:r>
    </w:p>
    <w:p w:rsidR="00000000" w:rsidDel="00000000" w:rsidP="00000000" w:rsidRDefault="00000000" w:rsidRPr="00000000" w14:paraId="0000012D">
      <w:pPr>
        <w:spacing w:after="240" w:before="240" w:lineRule="auto"/>
        <w:ind w:firstLine="720"/>
        <w:rPr/>
      </w:pPr>
      <w:r w:rsidDel="00000000" w:rsidR="00000000" w:rsidRPr="00000000">
        <w:rPr>
          <w:rFonts w:ascii="Arial Unicode MS" w:cs="Arial Unicode MS" w:eastAsia="Arial Unicode MS" w:hAnsi="Arial Unicode MS"/>
          <w:rtl w:val="0"/>
        </w:rPr>
        <w:t xml:space="preserve">4) 친구 등록 시 친구의 운동 목록 확인 가능</w:t>
      </w:r>
    </w:p>
    <w:p w:rsidR="00000000" w:rsidDel="00000000" w:rsidP="00000000" w:rsidRDefault="00000000" w:rsidRPr="00000000" w14:paraId="0000012E">
      <w:pPr>
        <w:spacing w:after="240" w:before="240" w:lineRule="auto"/>
        <w:ind w:firstLine="720"/>
        <w:rPr/>
      </w:pPr>
      <w:r w:rsidDel="00000000" w:rsidR="00000000" w:rsidRPr="00000000">
        <w:rPr>
          <w:rFonts w:ascii="Arial Unicode MS" w:cs="Arial Unicode MS" w:eastAsia="Arial Unicode MS" w:hAnsi="Arial Unicode MS"/>
          <w:rtl w:val="0"/>
        </w:rPr>
        <w:t xml:space="preserve">5) 친구의 운동을 자신의 운동 목록에 등록 가능</w:t>
      </w:r>
    </w:p>
    <w:p w:rsidR="00000000" w:rsidDel="00000000" w:rsidP="00000000" w:rsidRDefault="00000000" w:rsidRPr="00000000" w14:paraId="0000012F">
      <w:pPr>
        <w:spacing w:after="240" w:before="240" w:lineRule="auto"/>
        <w:ind w:firstLine="720"/>
        <w:rPr/>
      </w:pPr>
      <w:r w:rsidDel="00000000" w:rsidR="00000000" w:rsidRPr="00000000">
        <w:rPr>
          <w:rtl w:val="0"/>
        </w:rPr>
      </w:r>
    </w:p>
    <w:p w:rsidR="00000000" w:rsidDel="00000000" w:rsidP="00000000" w:rsidRDefault="00000000" w:rsidRPr="00000000" w14:paraId="00000130">
      <w:pPr>
        <w:spacing w:after="240" w:before="240" w:lineRule="auto"/>
        <w:ind w:left="0" w:firstLine="0"/>
        <w:rPr/>
      </w:pPr>
      <w:r w:rsidDel="00000000" w:rsidR="00000000" w:rsidRPr="00000000">
        <w:rPr>
          <w:rFonts w:ascii="Arial Unicode MS" w:cs="Arial Unicode MS" w:eastAsia="Arial Unicode MS" w:hAnsi="Arial Unicode MS"/>
          <w:rtl w:val="0"/>
        </w:rPr>
        <w:t xml:space="preserve">[요구사항]</w:t>
      </w:r>
    </w:p>
    <w:tbl>
      <w:tblPr>
        <w:tblStyle w:val="Table1"/>
        <w:tblW w:w="9028.1792048136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0"/>
        <w:gridCol w:w="6735"/>
        <w:gridCol w:w="793.1792048136106"/>
        <w:tblGridChange w:id="0">
          <w:tblGrid>
            <w:gridCol w:w="1500"/>
            <w:gridCol w:w="6735"/>
            <w:gridCol w:w="793.1792048136106"/>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identifier</w:t>
            </w:r>
          </w:p>
        </w:tc>
        <w:tc>
          <w:tcPr>
            <w:tcBorders>
              <w:top w:color="000000" w:space="0" w:sz="4" w:val="single"/>
              <w:left w:color="000000" w:space="0" w:sz="4" w:val="single"/>
              <w:bottom w:color="000000" w:space="0" w:sz="4" w:val="single"/>
              <w:right w:color="000000"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requirement</w:t>
            </w:r>
          </w:p>
        </w:tc>
        <w:tc>
          <w:tcPr>
            <w:tcBorders>
              <w:top w:color="000000" w:space="0" w:sz="4" w:val="single"/>
              <w:left w:color="000000" w:space="0" w:sz="4" w:val="single"/>
              <w:bottom w:color="000000" w:space="0" w:sz="4" w:val="single"/>
              <w:right w:color="000000"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size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w:t>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설문조사를 통해 자신의 정보를 입력한다</w:t>
            </w:r>
          </w:p>
        </w:tc>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REQ-2</w:t>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자신의 정보를 토대로 운동을 추천받을 수 있다.</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REQ-3</w:t>
            </w:r>
          </w:p>
        </w:tc>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추천 받은 운동 중 몇 개를 선택할 수 있다.</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REQ-4</w:t>
            </w:r>
          </w:p>
        </w:tc>
        <w:tc>
          <w:tcP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운동할 시간을 직접 설정하고 설정한 시간대에 알림 받을 수 있다.</w:t>
            </w:r>
          </w:p>
        </w:tc>
        <w:tc>
          <w:tcP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REQ-5</w:t>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알림을 통해 새탭으로 운동 영상을 시청할 수 있다.</w:t>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REQ-6</w:t>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알림을 30분 뒤로 연기할 수 있다.</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r>
      <w:tr>
        <w:trPr>
          <w:cantSplit w:val="0"/>
          <w:trHeight w:val="54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사용자가 알림에 대한 반응이 없다면 요정이 특정 행동을 취한다.</w:t>
            </w:r>
          </w:p>
        </w:tc>
        <w:tc>
          <w:tcP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3</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REQ-8</w:t>
            </w:r>
          </w:p>
        </w:tc>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사용자가 알림을 여러번 무시하면 설정한 시간이 자동으로 뒤로 밀린다.</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rtl w:val="0"/>
              </w:rPr>
              <w:t xml:space="preserve">REQ-9</w:t>
            </w:r>
          </w:p>
        </w:tc>
        <w:tc>
          <w:tcP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Fonts w:ascii="Arial Unicode MS" w:cs="Arial Unicode MS" w:eastAsia="Arial Unicode MS" w:hAnsi="Arial Unicode MS"/>
                <w:rtl w:val="0"/>
              </w:rPr>
              <w:t xml:space="preserve">사용자는 체크박스를 클릭하거나 영상을 전부 시청하면 운동을 수행했다고 기록된다.</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r>
      <w:tr>
        <w:trPr>
          <w:cantSplit w:val="0"/>
          <w:trHeight w:val="590.925292968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사용자의 운동 수행 여부에 따라 요정의 체형이 바뀐다.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rPr/>
            </w:pPr>
            <w:r w:rsidDel="00000000" w:rsidR="00000000" w:rsidRPr="00000000">
              <w:rPr>
                <w:rtl w:val="0"/>
              </w:rPr>
              <w:t xml:space="preserve">3</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캘린더를 통해 자신이 수행한 운동기록들을 볼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통계를 통해 자신의 위치를 확인할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제공된 업적 달성시 여러가지 보상을 얻을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친구들과 기록을 공유하고 반응을 남길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휴식 사이트에 접속하는 시간대를 기반으로 운동 알림을 받을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사용자는 요정에게 애칭을 붙이거나 의상을 갈아입힐 수 있다.</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165">
      <w:pPr>
        <w:spacing w:after="240" w:before="240" w:lineRule="auto"/>
        <w:rPr/>
      </w:pPr>
      <w:commentRangeStart w:id="1"/>
      <w:r w:rsidDel="00000000" w:rsidR="00000000" w:rsidRPr="00000000">
        <w:rPr>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rPr>
          <w:rtl w:val="0"/>
        </w:rPr>
        <w:t xml:space="preserve">[usecase model]</w:t>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765"/>
        <w:gridCol w:w="2505"/>
        <w:gridCol w:w="1695"/>
        <w:tblGridChange w:id="0">
          <w:tblGrid>
            <w:gridCol w:w="1050"/>
            <w:gridCol w:w="3765"/>
            <w:gridCol w:w="2505"/>
            <w:gridCol w:w="169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actor</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actor’s goal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use case name</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related requirement</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 정보를 시스템에 등록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uc-1: 사용자 정보 입력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사용자에게 맞는 운동을 추천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uc-2: 운동 추천 시스템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사용자에게 일정 시간마다 운동 알림</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uc-3: 운동 알림 시스템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4, 5, 6, 7, 8, 9, 15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사용자의 운동 기록 통계 확인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uc-4: 통계 시스템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사용자의 운동 기록 확인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uc-5: 운동 기록 시스템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11, 14</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사용자의 운동 통계 및 기록에 따른 요정 외관 변화</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uc-6: 요정 육성 시스템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7, 10, 13, 16</w:t>
            </w:r>
          </w:p>
        </w:tc>
      </w:tr>
    </w:tbl>
    <w:p w:rsidR="00000000" w:rsidDel="00000000" w:rsidP="00000000" w:rsidRDefault="00000000" w:rsidRPr="00000000" w14:paraId="00000183">
      <w:pPr>
        <w:spacing w:after="240" w:before="240" w:lineRule="auto"/>
        <w:ind w:firstLine="720"/>
        <w:rPr/>
      </w:pPr>
      <w:r w:rsidDel="00000000" w:rsidR="00000000" w:rsidRPr="00000000">
        <w:rPr>
          <w:rtl w:val="0"/>
        </w:rPr>
      </w:r>
    </w:p>
    <w:p w:rsidR="00000000" w:rsidDel="00000000" w:rsidP="00000000" w:rsidRDefault="00000000" w:rsidRPr="00000000" w14:paraId="00000184">
      <w:pPr>
        <w:spacing w:after="240" w:before="240" w:lineRule="auto"/>
        <w:ind w:firstLine="720"/>
        <w:rPr/>
      </w:pPr>
      <w:r w:rsidDel="00000000" w:rsidR="00000000" w:rsidRPr="00000000">
        <w:rPr>
          <w:rtl w:val="0"/>
        </w:rPr>
      </w:r>
    </w:p>
    <w:p w:rsidR="00000000" w:rsidDel="00000000" w:rsidP="00000000" w:rsidRDefault="00000000" w:rsidRPr="00000000" w14:paraId="00000185">
      <w:pPr>
        <w:spacing w:after="240" w:before="240" w:lineRule="auto"/>
        <w:ind w:firstLine="720"/>
        <w:rPr/>
      </w:pPr>
      <w:r w:rsidDel="00000000" w:rsidR="00000000" w:rsidRPr="00000000">
        <w:rPr>
          <w:rtl w:val="0"/>
        </w:rPr>
      </w:r>
    </w:p>
    <w:p w:rsidR="00000000" w:rsidDel="00000000" w:rsidP="00000000" w:rsidRDefault="00000000" w:rsidRPr="00000000" w14:paraId="00000186">
      <w:pPr>
        <w:spacing w:after="240" w:before="240" w:lineRule="auto"/>
        <w:ind w:firstLine="720"/>
        <w:rPr/>
      </w:pPr>
      <w:r w:rsidDel="00000000" w:rsidR="00000000" w:rsidRPr="00000000">
        <w:rPr>
          <w:rtl w:val="0"/>
        </w:rPr>
      </w:r>
    </w:p>
    <w:p w:rsidR="00000000" w:rsidDel="00000000" w:rsidP="00000000" w:rsidRDefault="00000000" w:rsidRPr="00000000" w14:paraId="00000187">
      <w:pPr>
        <w:spacing w:after="240" w:before="240" w:lineRule="auto"/>
        <w:ind w:firstLine="720"/>
        <w:rPr/>
      </w:pPr>
      <w:r w:rsidDel="00000000" w:rsidR="00000000" w:rsidRPr="00000000">
        <w:rPr>
          <w:rtl w:val="0"/>
        </w:rPr>
      </w:r>
    </w:p>
    <w:p w:rsidR="00000000" w:rsidDel="00000000" w:rsidP="00000000" w:rsidRDefault="00000000" w:rsidRPr="00000000" w14:paraId="00000188">
      <w:pPr>
        <w:spacing w:after="240" w:before="240" w:lineRule="auto"/>
        <w:ind w:firstLine="720"/>
        <w:rPr/>
      </w:pPr>
      <w:r w:rsidDel="00000000" w:rsidR="00000000" w:rsidRPr="00000000">
        <w:rPr>
          <w:rtl w:val="0"/>
        </w:rPr>
      </w:r>
    </w:p>
    <w:p w:rsidR="00000000" w:rsidDel="00000000" w:rsidP="00000000" w:rsidRDefault="00000000" w:rsidRPr="00000000" w14:paraId="00000189">
      <w:pPr>
        <w:spacing w:after="240" w:before="240" w:lineRule="auto"/>
        <w:ind w:firstLine="720"/>
        <w:rPr/>
      </w:pPr>
      <w:r w:rsidDel="00000000" w:rsidR="00000000" w:rsidRPr="00000000">
        <w:rPr>
          <w:rtl w:val="0"/>
        </w:rPr>
      </w:r>
    </w:p>
    <w:p w:rsidR="00000000" w:rsidDel="00000000" w:rsidP="00000000" w:rsidRDefault="00000000" w:rsidRPr="00000000" w14:paraId="0000018A">
      <w:pPr>
        <w:spacing w:after="240" w:before="240" w:lineRule="auto"/>
        <w:ind w:firstLine="720"/>
        <w:rPr/>
      </w:pPr>
      <w:r w:rsidDel="00000000" w:rsidR="00000000" w:rsidRPr="00000000">
        <w:rPr>
          <w:rtl w:val="0"/>
        </w:rPr>
      </w:r>
    </w:p>
    <w:p w:rsidR="00000000" w:rsidDel="00000000" w:rsidP="00000000" w:rsidRDefault="00000000" w:rsidRPr="00000000" w14:paraId="0000018B">
      <w:pPr>
        <w:spacing w:after="240" w:before="240" w:lineRule="auto"/>
        <w:ind w:firstLine="720"/>
        <w:rPr/>
      </w:pPr>
      <w:r w:rsidDel="00000000" w:rsidR="00000000" w:rsidRPr="00000000">
        <w:rPr>
          <w:rtl w:val="0"/>
        </w:rPr>
      </w:r>
    </w:p>
    <w:p w:rsidR="00000000" w:rsidDel="00000000" w:rsidP="00000000" w:rsidRDefault="00000000" w:rsidRPr="00000000" w14:paraId="0000018C">
      <w:pPr>
        <w:spacing w:after="240" w:before="240" w:lineRule="auto"/>
        <w:ind w:firstLine="720"/>
        <w:rPr/>
      </w:pPr>
      <w:r w:rsidDel="00000000" w:rsidR="00000000" w:rsidRPr="00000000">
        <w:rPr>
          <w:rtl w:val="0"/>
        </w:rPr>
      </w:r>
    </w:p>
    <w:p w:rsidR="00000000" w:rsidDel="00000000" w:rsidP="00000000" w:rsidRDefault="00000000" w:rsidRPr="00000000" w14:paraId="0000018D">
      <w:pPr>
        <w:spacing w:after="240" w:before="240" w:lineRule="auto"/>
        <w:ind w:firstLine="720"/>
        <w:rPr/>
      </w:pPr>
      <w:r w:rsidDel="00000000" w:rsidR="00000000" w:rsidRPr="00000000">
        <w:rPr>
          <w:rtl w:val="0"/>
        </w:rPr>
      </w:r>
    </w:p>
    <w:p w:rsidR="00000000" w:rsidDel="00000000" w:rsidP="00000000" w:rsidRDefault="00000000" w:rsidRPr="00000000" w14:paraId="0000018E">
      <w:pPr>
        <w:spacing w:after="240" w:before="240" w:lineRule="auto"/>
        <w:rPr>
          <w:b w:val="1"/>
          <w:sz w:val="24"/>
          <w:szCs w:val="24"/>
        </w:rPr>
      </w:pPr>
      <w:r w:rsidDel="00000000" w:rsidR="00000000" w:rsidRPr="00000000">
        <w:rPr>
          <w:b w:val="1"/>
          <w:sz w:val="24"/>
          <w:szCs w:val="24"/>
          <w:rtl w:val="0"/>
        </w:rPr>
        <w:t xml:space="preserve">[class diagram]</w:t>
      </w:r>
    </w:p>
    <w:p w:rsidR="00000000" w:rsidDel="00000000" w:rsidP="00000000" w:rsidRDefault="00000000" w:rsidRPr="00000000" w14:paraId="0000018F">
      <w:pPr>
        <w:spacing w:after="240" w:before="240" w:lineRule="auto"/>
        <w:rPr/>
      </w:pPr>
      <w:r w:rsidDel="00000000" w:rsidR="00000000" w:rsidRPr="00000000">
        <w:rPr>
          <w:rtl w:val="0"/>
        </w:rPr>
      </w:r>
    </w:p>
    <w:p w:rsidR="00000000" w:rsidDel="00000000" w:rsidP="00000000" w:rsidRDefault="00000000" w:rsidRPr="00000000" w14:paraId="00000190">
      <w:pPr>
        <w:spacing w:after="240" w:before="240" w:lineRule="auto"/>
        <w:ind w:left="0" w:firstLine="0"/>
        <w:rPr/>
      </w:pPr>
      <w:r w:rsidDel="00000000" w:rsidR="00000000" w:rsidRPr="00000000">
        <w:rPr>
          <w:rFonts w:ascii="Arial Unicode MS" w:cs="Arial Unicode MS" w:eastAsia="Arial Unicode MS" w:hAnsi="Arial Unicode MS"/>
          <w:rtl w:val="0"/>
        </w:rPr>
        <w:t xml:space="preserve">uc-1: 사용자 정보 입력</w:t>
      </w:r>
    </w:p>
    <w:p w:rsidR="00000000" w:rsidDel="00000000" w:rsidP="00000000" w:rsidRDefault="00000000" w:rsidRPr="00000000" w14:paraId="00000191">
      <w:pPr>
        <w:rPr>
          <w:sz w:val="24"/>
          <w:szCs w:val="24"/>
        </w:rPr>
      </w:pPr>
      <w:r w:rsidDel="00000000" w:rsidR="00000000" w:rsidRPr="00000000">
        <w:rPr>
          <w:sz w:val="24"/>
          <w:szCs w:val="24"/>
        </w:rPr>
        <w:drawing>
          <wp:inline distB="114300" distT="114300" distL="114300" distR="114300">
            <wp:extent cx="5731200" cy="2641600"/>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Fonts w:ascii="Arial Unicode MS" w:cs="Arial Unicode MS" w:eastAsia="Arial Unicode MS" w:hAnsi="Arial Unicode MS"/>
          <w:sz w:val="24"/>
          <w:szCs w:val="24"/>
          <w:rtl w:val="0"/>
        </w:rPr>
        <w:t xml:space="preserve">uc-2: 운동 추천 시스템</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Pr>
        <w:drawing>
          <wp:inline distB="114300" distT="114300" distL="114300" distR="114300">
            <wp:extent cx="5731200" cy="3060700"/>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Fonts w:ascii="Arial Unicode MS" w:cs="Arial Unicode MS" w:eastAsia="Arial Unicode MS" w:hAnsi="Arial Unicode MS"/>
          <w:sz w:val="24"/>
          <w:szCs w:val="24"/>
          <w:rtl w:val="0"/>
        </w:rPr>
        <w:t xml:space="preserve">uc-3: 운동 알림 시스템</w:t>
      </w:r>
    </w:p>
    <w:p w:rsidR="00000000" w:rsidDel="00000000" w:rsidP="00000000" w:rsidRDefault="00000000" w:rsidRPr="00000000" w14:paraId="0000019D">
      <w:pPr>
        <w:rPr>
          <w:sz w:val="24"/>
          <w:szCs w:val="24"/>
        </w:rPr>
      </w:pPr>
      <w:r w:rsidDel="00000000" w:rsidR="00000000" w:rsidRPr="00000000">
        <w:rPr>
          <w:sz w:val="24"/>
          <w:szCs w:val="24"/>
        </w:rPr>
        <w:drawing>
          <wp:inline distB="114300" distT="114300" distL="114300" distR="114300">
            <wp:extent cx="5505450" cy="2819400"/>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5054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Fonts w:ascii="Arial Unicode MS" w:cs="Arial Unicode MS" w:eastAsia="Arial Unicode MS" w:hAnsi="Arial Unicode MS"/>
          <w:sz w:val="24"/>
          <w:szCs w:val="24"/>
          <w:rtl w:val="0"/>
        </w:rPr>
        <w:t xml:space="preserve">uc-4: 통계 시스템</w:t>
      </w:r>
    </w:p>
    <w:p w:rsidR="00000000" w:rsidDel="00000000" w:rsidP="00000000" w:rsidRDefault="00000000" w:rsidRPr="00000000" w14:paraId="000001A5">
      <w:pPr>
        <w:rPr>
          <w:sz w:val="24"/>
          <w:szCs w:val="24"/>
        </w:rPr>
      </w:pPr>
      <w:r w:rsidDel="00000000" w:rsidR="00000000" w:rsidRPr="00000000">
        <w:rPr>
          <w:sz w:val="24"/>
          <w:szCs w:val="24"/>
        </w:rPr>
        <w:drawing>
          <wp:inline distB="114300" distT="114300" distL="114300" distR="114300">
            <wp:extent cx="5731200" cy="36195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rFonts w:ascii="Arial Unicode MS" w:cs="Arial Unicode MS" w:eastAsia="Arial Unicode MS" w:hAnsi="Arial Unicode MS"/>
          <w:sz w:val="24"/>
          <w:szCs w:val="24"/>
          <w:rtl w:val="0"/>
        </w:rPr>
        <w:t xml:space="preserve">uc-5: 운동 기록 시스템 </w:t>
      </w:r>
    </w:p>
    <w:p w:rsidR="00000000" w:rsidDel="00000000" w:rsidP="00000000" w:rsidRDefault="00000000" w:rsidRPr="00000000" w14:paraId="000001AA">
      <w:pPr>
        <w:rPr>
          <w:sz w:val="24"/>
          <w:szCs w:val="24"/>
        </w:rPr>
      </w:pPr>
      <w:r w:rsidDel="00000000" w:rsidR="00000000" w:rsidRPr="00000000">
        <w:rPr>
          <w:sz w:val="24"/>
          <w:szCs w:val="24"/>
        </w:rPr>
        <w:drawing>
          <wp:inline distB="114300" distT="114300" distL="114300" distR="114300">
            <wp:extent cx="5505450" cy="3289300"/>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5054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Fonts w:ascii="Arial Unicode MS" w:cs="Arial Unicode MS" w:eastAsia="Arial Unicode MS" w:hAnsi="Arial Unicode MS"/>
          <w:sz w:val="24"/>
          <w:szCs w:val="24"/>
          <w:rtl w:val="0"/>
        </w:rPr>
        <w:t xml:space="preserve">uc-6: 요정 육성 시스템</w:t>
      </w:r>
    </w:p>
    <w:p w:rsidR="00000000" w:rsidDel="00000000" w:rsidP="00000000" w:rsidRDefault="00000000" w:rsidRPr="00000000" w14:paraId="000001AF">
      <w:pPr>
        <w:rPr>
          <w:sz w:val="24"/>
          <w:szCs w:val="24"/>
        </w:rPr>
      </w:pPr>
      <w:r w:rsidDel="00000000" w:rsidR="00000000" w:rsidRPr="00000000">
        <w:rPr>
          <w:sz w:val="24"/>
          <w:szCs w:val="24"/>
        </w:rPr>
        <w:drawing>
          <wp:inline distB="114300" distT="114300" distL="114300" distR="114300">
            <wp:extent cx="5731200" cy="3073400"/>
            <wp:effectExtent b="0" l="0" r="0" t="0"/>
            <wp:docPr id="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Rule="auto"/>
        <w:ind w:left="0" w:firstLine="0"/>
        <w:rPr/>
      </w:pPr>
      <w:r w:rsidDel="00000000" w:rsidR="00000000" w:rsidRPr="00000000">
        <w:rPr>
          <w:rtl w:val="0"/>
        </w:rPr>
      </w:r>
    </w:p>
    <w:p w:rsidR="00000000" w:rsidDel="00000000" w:rsidP="00000000" w:rsidRDefault="00000000" w:rsidRPr="00000000" w14:paraId="000001B1">
      <w:pPr>
        <w:spacing w:after="240" w:before="240" w:lineRule="auto"/>
        <w:jc w:val="center"/>
        <w:rPr/>
      </w:pPr>
      <w:r w:rsidDel="00000000" w:rsidR="00000000" w:rsidRPr="00000000">
        <w:rPr>
          <w:rtl w:val="0"/>
        </w:rPr>
      </w:r>
    </w:p>
    <w:p w:rsidR="00000000" w:rsidDel="00000000" w:rsidP="00000000" w:rsidRDefault="00000000" w:rsidRPr="00000000" w14:paraId="000001B2">
      <w:pPr>
        <w:spacing w:after="240" w:before="240" w:lineRule="auto"/>
        <w:jc w:val="center"/>
        <w:rPr/>
      </w:pPr>
      <w:r w:rsidDel="00000000" w:rsidR="00000000" w:rsidRPr="00000000">
        <w:rPr>
          <w:rtl w:val="0"/>
        </w:rPr>
      </w:r>
    </w:p>
    <w:p w:rsidR="00000000" w:rsidDel="00000000" w:rsidP="00000000" w:rsidRDefault="00000000" w:rsidRPr="00000000" w14:paraId="000001B3">
      <w:pPr>
        <w:spacing w:after="240" w:before="240" w:lineRule="auto"/>
        <w:ind w:left="0" w:firstLine="0"/>
        <w:rPr/>
      </w:pPr>
      <w:r w:rsidDel="00000000" w:rsidR="00000000" w:rsidRPr="00000000">
        <w:rPr>
          <w:b w:val="1"/>
          <w:sz w:val="24"/>
          <w:szCs w:val="24"/>
          <w:rtl w:val="0"/>
        </w:rPr>
        <w:t xml:space="preserve">[traceability matrix]</w:t>
      </w:r>
      <w:r w:rsidDel="00000000" w:rsidR="00000000" w:rsidRPr="00000000">
        <w:rPr>
          <w:rtl w:val="0"/>
        </w:rPr>
      </w:r>
    </w:p>
    <w:tbl>
      <w:tblPr>
        <w:tblStyle w:val="Table3"/>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9.8440213310746"/>
        <w:gridCol w:w="1116.603661706101"/>
        <w:gridCol w:w="1129.8440213310746"/>
        <w:gridCol w:w="1129.8440213310746"/>
        <w:gridCol w:w="1129.8440213310746"/>
        <w:gridCol w:w="1129.8440213310746"/>
        <w:gridCol w:w="1129.8440213310746"/>
        <w:gridCol w:w="1129.8440213310746"/>
        <w:tblGridChange w:id="0">
          <w:tblGrid>
            <w:gridCol w:w="1129.8440213310746"/>
            <w:gridCol w:w="1116.603661706101"/>
            <w:gridCol w:w="1129.8440213310746"/>
            <w:gridCol w:w="1129.8440213310746"/>
            <w:gridCol w:w="1129.8440213310746"/>
            <w:gridCol w:w="1129.8440213310746"/>
            <w:gridCol w:w="1129.8440213310746"/>
            <w:gridCol w:w="1129.8440213310746"/>
          </w:tblGrid>
        </w:tblGridChange>
      </w:tblGrid>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b w:val="1"/>
                <w:color w:val="ffffff"/>
              </w:rPr>
            </w:pPr>
            <w:r w:rsidDel="00000000" w:rsidR="00000000" w:rsidRPr="00000000">
              <w:rPr>
                <w:b w:val="1"/>
                <w:color w:val="ffffff"/>
                <w:rtl w:val="0"/>
              </w:rPr>
              <w:t xml:space="preserve">Req</w:t>
            </w:r>
          </w:p>
        </w:tc>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pPr>
            <w:r w:rsidDel="00000000" w:rsidR="00000000" w:rsidRPr="00000000">
              <w:rPr>
                <w:b w:val="1"/>
                <w:color w:val="ffffff"/>
                <w:rtl w:val="0"/>
              </w:rPr>
              <w:t xml:space="preserve">PW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rtl w:val="0"/>
              </w:rPr>
              <w:t xml:space="preserve">UC1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rtl w:val="0"/>
              </w:rPr>
              <w:t xml:space="preserve">UC2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rtl w:val="0"/>
              </w:rPr>
              <w:t xml:space="preserve">UC3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rtl w:val="0"/>
              </w:rPr>
              <w:t xml:space="preserve">UC4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rtl w:val="0"/>
              </w:rPr>
              <w:t xml:space="preserve">UC5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rtl w:val="0"/>
              </w:rPr>
              <w:t xml:space="preserve">UC6</w:t>
            </w:r>
            <w:r w:rsidDel="00000000" w:rsidR="00000000" w:rsidRPr="00000000">
              <w:rPr>
                <w:rtl w:val="0"/>
              </w:rPr>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req3</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req5</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req7</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r>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req9</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req11</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req13</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req15</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Max PW</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PW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24D">
      <w:pPr>
        <w:spacing w:after="240" w:before="240" w:lineRule="auto"/>
        <w:rPr/>
      </w:pPr>
      <w:r w:rsidDel="00000000" w:rsidR="00000000" w:rsidRPr="00000000">
        <w:rPr>
          <w:rtl w:val="0"/>
        </w:rPr>
      </w:r>
    </w:p>
    <w:p w:rsidR="00000000" w:rsidDel="00000000" w:rsidP="00000000" w:rsidRDefault="00000000" w:rsidRPr="00000000" w14:paraId="0000024E">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F">
      <w:pPr>
        <w:spacing w:after="240" w:before="240" w:lineRule="auto"/>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[서비스 flow]</w:t>
      </w:r>
    </w:p>
    <w:p w:rsidR="00000000" w:rsidDel="00000000" w:rsidP="00000000" w:rsidRDefault="00000000" w:rsidRPr="00000000" w14:paraId="00000250">
      <w:pPr>
        <w:spacing w:after="240" w:before="240" w:lineRule="auto"/>
        <w:ind w:left="0" w:firstLine="0"/>
        <w:rPr/>
      </w:pPr>
      <w:r w:rsidDel="00000000" w:rsidR="00000000" w:rsidRPr="00000000">
        <w:rPr/>
        <w:drawing>
          <wp:inline distB="114300" distT="114300" distL="114300" distR="114300">
            <wp:extent cx="5731200" cy="32258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before="240" w:lineRule="auto"/>
        <w:ind w:left="0" w:firstLine="0"/>
        <w:rPr/>
      </w:pPr>
      <w:r w:rsidDel="00000000" w:rsidR="00000000" w:rsidRPr="00000000">
        <w:rPr>
          <w:rtl w:val="0"/>
        </w:rPr>
      </w:r>
    </w:p>
    <w:p w:rsidR="00000000" w:rsidDel="00000000" w:rsidP="00000000" w:rsidRDefault="00000000" w:rsidRPr="00000000" w14:paraId="00000252">
      <w:pPr>
        <w:spacing w:after="240" w:before="240" w:lineRule="auto"/>
        <w:ind w:left="0" w:firstLine="0"/>
        <w:rPr/>
      </w:pPr>
      <w:r w:rsidDel="00000000" w:rsidR="00000000" w:rsidRPr="00000000">
        <w:rPr>
          <w:rtl w:val="0"/>
        </w:rPr>
      </w:r>
    </w:p>
    <w:p w:rsidR="00000000" w:rsidDel="00000000" w:rsidP="00000000" w:rsidRDefault="00000000" w:rsidRPr="00000000" w14:paraId="00000253">
      <w:pPr>
        <w:spacing w:after="240" w:before="240" w:lineRule="auto"/>
        <w:ind w:left="0" w:firstLine="0"/>
        <w:rPr/>
      </w:pPr>
      <w:r w:rsidDel="00000000" w:rsidR="00000000" w:rsidRPr="00000000">
        <w:rPr>
          <w:rtl w:val="0"/>
        </w:rPr>
      </w:r>
    </w:p>
    <w:p w:rsidR="00000000" w:rsidDel="00000000" w:rsidP="00000000" w:rsidRDefault="00000000" w:rsidRPr="00000000" w14:paraId="00000254">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55">
      <w:pPr>
        <w:spacing w:after="240" w:before="240" w:lineRule="auto"/>
        <w:rPr/>
      </w:pPr>
      <w:r w:rsidDel="00000000" w:rsidR="00000000" w:rsidRPr="00000000">
        <w:rPr>
          <w:rtl w:val="0"/>
        </w:rPr>
      </w:r>
    </w:p>
    <w:p w:rsidR="00000000" w:rsidDel="00000000" w:rsidP="00000000" w:rsidRDefault="00000000" w:rsidRPr="00000000" w14:paraId="00000256">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ab/>
        <w:t xml:space="preserve">5-2. 진행상황 </w:t>
      </w:r>
    </w:p>
    <w:p w:rsidR="00000000" w:rsidDel="00000000" w:rsidP="00000000" w:rsidRDefault="00000000" w:rsidRPr="00000000" w14:paraId="00000257">
      <w:pPr>
        <w:numPr>
          <w:ilvl w:val="0"/>
          <w:numId w:val="15"/>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초기 아이디어 구상</w:t>
      </w:r>
    </w:p>
    <w:p w:rsidR="00000000" w:rsidDel="00000000" w:rsidP="00000000" w:rsidRDefault="00000000" w:rsidRPr="00000000" w14:paraId="00000258">
      <w:pPr>
        <w:numPr>
          <w:ilvl w:val="0"/>
          <w:numId w:val="2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파일 전송 사이트</w:t>
      </w:r>
    </w:p>
    <w:p w:rsidR="00000000" w:rsidDel="00000000" w:rsidP="00000000" w:rsidRDefault="00000000" w:rsidRPr="00000000" w14:paraId="00000259">
      <w:pPr>
        <w:numPr>
          <w:ilvl w:val="0"/>
          <w:numId w:val="2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강의+과제 manager</w:t>
      </w:r>
    </w:p>
    <w:p w:rsidR="00000000" w:rsidDel="00000000" w:rsidP="00000000" w:rsidRDefault="00000000" w:rsidRPr="00000000" w14:paraId="0000025A">
      <w:pPr>
        <w:numPr>
          <w:ilvl w:val="0"/>
          <w:numId w:val="2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주식 알림</w:t>
      </w:r>
    </w:p>
    <w:p w:rsidR="00000000" w:rsidDel="00000000" w:rsidP="00000000" w:rsidRDefault="00000000" w:rsidRPr="00000000" w14:paraId="0000025B">
      <w:pPr>
        <w:numPr>
          <w:ilvl w:val="0"/>
          <w:numId w:val="2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운동 알림</w:t>
      </w:r>
    </w:p>
    <w:p w:rsidR="00000000" w:rsidDel="00000000" w:rsidP="00000000" w:rsidRDefault="00000000" w:rsidRPr="00000000" w14:paraId="0000025C">
      <w:pPr>
        <w:numPr>
          <w:ilvl w:val="0"/>
          <w:numId w:val="2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유튜브 타이머</w:t>
      </w:r>
    </w:p>
    <w:p w:rsidR="00000000" w:rsidDel="00000000" w:rsidP="00000000" w:rsidRDefault="00000000" w:rsidRPr="00000000" w14:paraId="0000025D">
      <w:pPr>
        <w:numPr>
          <w:ilvl w:val="0"/>
          <w:numId w:val="29"/>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유튜브 검색어 리마인더</w:t>
      </w:r>
    </w:p>
    <w:p w:rsidR="00000000" w:rsidDel="00000000" w:rsidP="00000000" w:rsidRDefault="00000000" w:rsidRPr="00000000" w14:paraId="0000025E">
      <w:pPr>
        <w:numPr>
          <w:ilvl w:val="0"/>
          <w:numId w:val="29"/>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유튜브 댓글 필터링 </w:t>
      </w:r>
    </w:p>
    <w:p w:rsidR="00000000" w:rsidDel="00000000" w:rsidP="00000000" w:rsidRDefault="00000000" w:rsidRPr="00000000" w14:paraId="0000025F">
      <w:pPr>
        <w:spacing w:after="240" w:before="240" w:lineRule="auto"/>
        <w:ind w:left="0" w:firstLine="0"/>
        <w:rPr/>
      </w:pPr>
      <w:r w:rsidDel="00000000" w:rsidR="00000000" w:rsidRPr="00000000">
        <w:rPr>
          <w:rtl w:val="0"/>
        </w:rPr>
      </w:r>
    </w:p>
    <w:p w:rsidR="00000000" w:rsidDel="00000000" w:rsidP="00000000" w:rsidRDefault="00000000" w:rsidRPr="00000000" w14:paraId="00000260">
      <w:pPr>
        <w:numPr>
          <w:ilvl w:val="0"/>
          <w:numId w:val="15"/>
        </w:numPr>
        <w:spacing w:after="0" w:afterAutospacing="0" w:before="240" w:lineRule="auto"/>
        <w:ind w:left="1440" w:hanging="360"/>
      </w:pPr>
      <w:r w:rsidDel="00000000" w:rsidR="00000000" w:rsidRPr="00000000">
        <w:rPr>
          <w:rFonts w:ascii="Arial Unicode MS" w:cs="Arial Unicode MS" w:eastAsia="Arial Unicode MS" w:hAnsi="Arial Unicode MS"/>
          <w:rtl w:val="0"/>
        </w:rPr>
        <w:t xml:space="preserve">아이디어 선정</w:t>
      </w:r>
    </w:p>
    <w:p w:rsidR="00000000" w:rsidDel="00000000" w:rsidP="00000000" w:rsidRDefault="00000000" w:rsidRPr="00000000" w14:paraId="00000261">
      <w:pPr>
        <w:numPr>
          <w:ilvl w:val="0"/>
          <w:numId w:val="18"/>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자료조사 과정에서 1,2,3번은 이미 유사한 서비스가 있다 판단</w:t>
      </w:r>
    </w:p>
    <w:p w:rsidR="00000000" w:rsidDel="00000000" w:rsidP="00000000" w:rsidRDefault="00000000" w:rsidRPr="00000000" w14:paraId="00000262">
      <w:pPr>
        <w:numPr>
          <w:ilvl w:val="0"/>
          <w:numId w:val="18"/>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차별성, 효용성 등을 고려해 4,5번을 중심으로 아이디어 구체화</w:t>
      </w:r>
    </w:p>
    <w:p w:rsidR="00000000" w:rsidDel="00000000" w:rsidP="00000000" w:rsidRDefault="00000000" w:rsidRPr="00000000" w14:paraId="00000263">
      <w:pPr>
        <w:spacing w:after="240" w:before="240" w:lineRule="auto"/>
        <w:ind w:left="0" w:firstLine="0"/>
        <w:rPr/>
      </w:pPr>
      <w:r w:rsidDel="00000000" w:rsidR="00000000" w:rsidRPr="00000000">
        <w:rPr>
          <w:rtl w:val="0"/>
        </w:rPr>
      </w:r>
    </w:p>
    <w:p w:rsidR="00000000" w:rsidDel="00000000" w:rsidP="00000000" w:rsidRDefault="00000000" w:rsidRPr="00000000" w14:paraId="00000264">
      <w:pPr>
        <w:numPr>
          <w:ilvl w:val="0"/>
          <w:numId w:val="15"/>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아이디어 구체화</w:t>
      </w:r>
    </w:p>
    <w:p w:rsidR="00000000" w:rsidDel="00000000" w:rsidP="00000000" w:rsidRDefault="00000000" w:rsidRPr="00000000" w14:paraId="00000265">
      <w:pPr>
        <w:numPr>
          <w:ilvl w:val="0"/>
          <w:numId w:val="13"/>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타이머 기능을 유튜브가 아닌 웹 전반으로 확장</w:t>
      </w:r>
    </w:p>
    <w:p w:rsidR="00000000" w:rsidDel="00000000" w:rsidP="00000000" w:rsidRDefault="00000000" w:rsidRPr="00000000" w14:paraId="00000266">
      <w:pPr>
        <w:numPr>
          <w:ilvl w:val="0"/>
          <w:numId w:val="13"/>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방해금지 모드 추가</w:t>
      </w:r>
    </w:p>
    <w:p w:rsidR="00000000" w:rsidDel="00000000" w:rsidP="00000000" w:rsidRDefault="00000000" w:rsidRPr="00000000" w14:paraId="00000267">
      <w:pPr>
        <w:numPr>
          <w:ilvl w:val="0"/>
          <w:numId w:val="13"/>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운동 수행 여부를 캘린더 형식으로 기록</w:t>
      </w:r>
    </w:p>
    <w:p w:rsidR="00000000" w:rsidDel="00000000" w:rsidP="00000000" w:rsidRDefault="00000000" w:rsidRPr="00000000" w14:paraId="00000268">
      <w:pPr>
        <w:numPr>
          <w:ilvl w:val="0"/>
          <w:numId w:val="13"/>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마스코트 캐릭터로 요정 추가</w:t>
      </w:r>
    </w:p>
    <w:p w:rsidR="00000000" w:rsidDel="00000000" w:rsidP="00000000" w:rsidRDefault="00000000" w:rsidRPr="00000000" w14:paraId="00000269">
      <w:pPr>
        <w:spacing w:after="240" w:before="240" w:lineRule="auto"/>
        <w:rPr/>
      </w:pPr>
      <w:r w:rsidDel="00000000" w:rsidR="00000000" w:rsidRPr="00000000">
        <w:rPr>
          <w:rtl w:val="0"/>
        </w:rPr>
      </w:r>
    </w:p>
    <w:p w:rsidR="00000000" w:rsidDel="00000000" w:rsidP="00000000" w:rsidRDefault="00000000" w:rsidRPr="00000000" w14:paraId="0000026A">
      <w:pPr>
        <w:numPr>
          <w:ilvl w:val="0"/>
          <w:numId w:val="15"/>
        </w:numPr>
        <w:spacing w:after="0" w:afterAutospacing="0" w:before="240" w:lineRule="auto"/>
        <w:ind w:left="1440" w:hanging="360"/>
      </w:pPr>
      <w:r w:rsidDel="00000000" w:rsidR="00000000" w:rsidRPr="00000000">
        <w:rPr>
          <w:rFonts w:ascii="Arial Unicode MS" w:cs="Arial Unicode MS" w:eastAsia="Arial Unicode MS" w:hAnsi="Arial Unicode MS"/>
          <w:rtl w:val="0"/>
        </w:rPr>
        <w:t xml:space="preserve">플랫폼 선택</w:t>
      </w:r>
    </w:p>
    <w:p w:rsidR="00000000" w:rsidDel="00000000" w:rsidP="00000000" w:rsidRDefault="00000000" w:rsidRPr="00000000" w14:paraId="0000026B">
      <w:pPr>
        <w:numPr>
          <w:ilvl w:val="0"/>
          <w:numId w:val="31"/>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장시간 작업을 하는 경우가 많은 웹에서 보다 장점을 부각시킬 수 있다 판단, 웹 확장 프로그램으로 선택함</w:t>
      </w:r>
    </w:p>
    <w:p w:rsidR="00000000" w:rsidDel="00000000" w:rsidP="00000000" w:rsidRDefault="00000000" w:rsidRPr="00000000" w14:paraId="0000026C">
      <w:pPr>
        <w:numPr>
          <w:ilvl w:val="0"/>
          <w:numId w:val="31"/>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대상 웹 브라우저는 점유율이 가장 높은 크롬으로 선정</w:t>
      </w:r>
    </w:p>
    <w:p w:rsidR="00000000" w:rsidDel="00000000" w:rsidP="00000000" w:rsidRDefault="00000000" w:rsidRPr="00000000" w14:paraId="0000026D">
      <w:pPr>
        <w:spacing w:after="240" w:before="240" w:lineRule="auto"/>
        <w:rPr/>
      </w:pPr>
      <w:r w:rsidDel="00000000" w:rsidR="00000000" w:rsidRPr="00000000">
        <w:rPr>
          <w:rtl w:val="0"/>
        </w:rPr>
      </w:r>
    </w:p>
    <w:p w:rsidR="00000000" w:rsidDel="00000000" w:rsidP="00000000" w:rsidRDefault="00000000" w:rsidRPr="00000000" w14:paraId="0000026E">
      <w:pPr>
        <w:numPr>
          <w:ilvl w:val="0"/>
          <w:numId w:val="15"/>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목업 제작</w:t>
      </w:r>
    </w:p>
    <w:p w:rsidR="00000000" w:rsidDel="00000000" w:rsidP="00000000" w:rsidRDefault="00000000" w:rsidRPr="00000000" w14:paraId="0000026F">
      <w:pPr>
        <w:numPr>
          <w:ilvl w:val="0"/>
          <w:numId w:val="14"/>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카카오 오븐을 활용해 개략적인 목업을 제작</w:t>
      </w:r>
    </w:p>
    <w:p w:rsidR="00000000" w:rsidDel="00000000" w:rsidP="00000000" w:rsidRDefault="00000000" w:rsidRPr="00000000" w14:paraId="00000270">
      <w:pPr>
        <w:spacing w:after="240" w:before="240" w:lineRule="auto"/>
        <w:rPr/>
      </w:pPr>
      <w:r w:rsidDel="00000000" w:rsidR="00000000" w:rsidRPr="00000000">
        <w:rPr>
          <w:rtl w:val="0"/>
        </w:rPr>
      </w:r>
    </w:p>
    <w:p w:rsidR="00000000" w:rsidDel="00000000" w:rsidP="00000000" w:rsidRDefault="00000000" w:rsidRPr="00000000" w14:paraId="00000271">
      <w:pPr>
        <w:numPr>
          <w:ilvl w:val="0"/>
          <w:numId w:val="15"/>
        </w:numPr>
        <w:spacing w:after="0" w:afterAutospacing="0" w:before="240" w:lineRule="auto"/>
        <w:ind w:left="1440" w:hanging="360"/>
        <w:rPr>
          <w:u w:val="none"/>
        </w:rPr>
      </w:pPr>
      <w:r w:rsidDel="00000000" w:rsidR="00000000" w:rsidRPr="00000000">
        <w:rPr>
          <w:rFonts w:ascii="Arial Unicode MS" w:cs="Arial Unicode MS" w:eastAsia="Arial Unicode MS" w:hAnsi="Arial Unicode MS"/>
          <w:rtl w:val="0"/>
        </w:rPr>
        <w:t xml:space="preserve">피드백 이후</w:t>
      </w:r>
    </w:p>
    <w:p w:rsidR="00000000" w:rsidDel="00000000" w:rsidP="00000000" w:rsidRDefault="00000000" w:rsidRPr="00000000" w14:paraId="00000272">
      <w:pPr>
        <w:numPr>
          <w:ilvl w:val="0"/>
          <w:numId w:val="7"/>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셧다운제 타이머의 차별성 확보 문제의 한계로, 인터넷 생활 전반에 대한 관리가 아닌 운동 집중 관리 프로그램으로의 변경</w:t>
      </w:r>
    </w:p>
    <w:p w:rsidR="00000000" w:rsidDel="00000000" w:rsidP="00000000" w:rsidRDefault="00000000" w:rsidRPr="00000000" w14:paraId="00000273">
      <w:pPr>
        <w:numPr>
          <w:ilvl w:val="0"/>
          <w:numId w:val="7"/>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휴식 요정의 차별성 확보 및 다른 기능과의 유기성 부족으로 개발 우선순위에서 제외</w:t>
      </w:r>
    </w:p>
    <w:p w:rsidR="00000000" w:rsidDel="00000000" w:rsidP="00000000" w:rsidRDefault="00000000" w:rsidRPr="00000000" w14:paraId="00000274">
      <w:pPr>
        <w:numPr>
          <w:ilvl w:val="0"/>
          <w:numId w:val="7"/>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운동의 개인화를 위한 설정 추가 </w:t>
      </w:r>
    </w:p>
    <w:p w:rsidR="00000000" w:rsidDel="00000000" w:rsidP="00000000" w:rsidRDefault="00000000" w:rsidRPr="00000000" w14:paraId="00000275">
      <w:pPr>
        <w:numPr>
          <w:ilvl w:val="1"/>
          <w:numId w:val="7"/>
        </w:numPr>
        <w:spacing w:after="0" w:afterAutospacing="0" w:before="0" w:beforeAutospacing="0" w:lineRule="auto"/>
        <w:ind w:left="2880" w:hanging="360"/>
        <w:rPr>
          <w:u w:val="none"/>
        </w:rPr>
      </w:pPr>
      <w:r w:rsidDel="00000000" w:rsidR="00000000" w:rsidRPr="00000000">
        <w:rPr>
          <w:rFonts w:ascii="Arial Unicode MS" w:cs="Arial Unicode MS" w:eastAsia="Arial Unicode MS" w:hAnsi="Arial Unicode MS"/>
          <w:rtl w:val="0"/>
        </w:rPr>
        <w:t xml:space="preserve">mbti, bmi, ip주소, 쉬는시간 자동설정</w:t>
      </w:r>
    </w:p>
    <w:p w:rsidR="00000000" w:rsidDel="00000000" w:rsidP="00000000" w:rsidRDefault="00000000" w:rsidRPr="00000000" w14:paraId="00000276">
      <w:pPr>
        <w:numPr>
          <w:ilvl w:val="0"/>
          <w:numId w:val="7"/>
        </w:numPr>
        <w:spacing w:after="24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요정 컨셉 설정: 인공지능 비서와 달리, 펫 혹은 친구의 컨셉으로 설정</w:t>
      </w:r>
    </w:p>
    <w:p w:rsidR="00000000" w:rsidDel="00000000" w:rsidP="00000000" w:rsidRDefault="00000000" w:rsidRPr="00000000" w14:paraId="00000277">
      <w:pPr>
        <w:spacing w:after="240" w:before="240" w:lineRule="auto"/>
        <w:rPr/>
      </w:pPr>
      <w:r w:rsidDel="00000000" w:rsidR="00000000" w:rsidRPr="00000000">
        <w:rPr>
          <w:rFonts w:ascii="Arial Unicode MS" w:cs="Arial Unicode MS" w:eastAsia="Arial Unicode MS" w:hAnsi="Arial Unicode MS"/>
          <w:b w:val="1"/>
          <w:sz w:val="24"/>
          <w:szCs w:val="24"/>
          <w:rtl w:val="0"/>
        </w:rPr>
        <w:tab/>
        <w:t xml:space="preserve">5-3. 업무 분담 </w:t>
      </w: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135"/>
        <w:gridCol w:w="945"/>
        <w:gridCol w:w="4245"/>
        <w:tblGridChange w:id="0">
          <w:tblGrid>
            <w:gridCol w:w="690"/>
            <w:gridCol w:w="3135"/>
            <w:gridCol w:w="945"/>
            <w:gridCol w:w="42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파트</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중요도</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작업명</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numPr>
                <w:ilvl w:val="0"/>
                <w:numId w:val="17"/>
              </w:numPr>
              <w:spacing w:line="240" w:lineRule="auto"/>
              <w:ind w:left="720" w:hanging="360"/>
              <w:jc w:val="center"/>
            </w:pPr>
            <w:r w:rsidDel="00000000" w:rsidR="00000000" w:rsidRPr="00000000">
              <w:rPr>
                <w:rFonts w:ascii="Arial Unicode MS" w:cs="Arial Unicode MS" w:eastAsia="Arial Unicode MS" w:hAnsi="Arial Unicode MS"/>
                <w:rtl w:val="0"/>
              </w:rPr>
              <w:t xml:space="preserve">사용자 정보 입력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
            <w:r w:rsidDel="00000000" w:rsidR="00000000" w:rsidRPr="00000000">
              <w:rPr>
                <w:rFonts w:ascii="Arial Unicode MS" w:cs="Arial Unicode MS" w:eastAsia="Arial Unicode MS" w:hAnsi="Arial Unicode MS"/>
                <w:rtl w:val="0"/>
              </w:rPr>
              <w:t xml:space="preserve">설문 결과에 따른 영상 추천 알고리즘</w:t>
            </w:r>
            <w:commentRangeEnd w:id="2"/>
            <w:r w:rsidDel="00000000" w:rsidR="00000000" w:rsidRPr="00000000">
              <w:commentReference w:id="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numPr>
                <w:ilvl w:val="0"/>
                <w:numId w:val="17"/>
              </w:numPr>
              <w:spacing w:line="240" w:lineRule="auto"/>
              <w:ind w:left="720" w:hanging="360"/>
              <w:jc w:val="center"/>
            </w:pPr>
            <w:r w:rsidDel="00000000" w:rsidR="00000000" w:rsidRPr="00000000">
              <w:rPr>
                <w:rFonts w:ascii="Arial Unicode MS" w:cs="Arial Unicode MS" w:eastAsia="Arial Unicode MS" w:hAnsi="Arial Unicode MS"/>
                <w:rtl w:val="0"/>
              </w:rPr>
              <w:t xml:space="preserve">운동 추천 시스템 아 일단은 req그대로 넣어볼까?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 정보 받아오기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입력 정보를 토대로 운동 추천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알림에 대한 응답에 따른 변화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알림창 디자인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numPr>
                <w:ilvl w:val="0"/>
                <w:numId w:val="17"/>
              </w:numPr>
              <w:spacing w:line="240" w:lineRule="auto"/>
              <w:ind w:left="720" w:hanging="360"/>
              <w:jc w:val="center"/>
            </w:pPr>
            <w:r w:rsidDel="00000000" w:rsidR="00000000" w:rsidRPr="00000000">
              <w:rPr>
                <w:rFonts w:ascii="Arial Unicode MS" w:cs="Arial Unicode MS" w:eastAsia="Arial Unicode MS" w:hAnsi="Arial Unicode MS"/>
                <w:rtl w:val="0"/>
              </w:rPr>
              <w:t xml:space="preserve">운동 알림 시스템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ms" w:id="0" w:date="2021-10-07T05:53:31Z">
              <w:r w:rsidDel="00000000" w:rsidR="00000000" w:rsidRPr="00000000">
                <w:rPr>
                  <w:rtl w:val="0"/>
                </w:rPr>
                <w:t xml:space="preserve">특정사이트 방문기록을 통한 </w:t>
              </w:r>
            </w:ins>
            <w:r w:rsidDel="00000000" w:rsidR="00000000" w:rsidRPr="00000000">
              <w:rPr>
                <w:rFonts w:ascii="Arial Unicode MS" w:cs="Arial Unicode MS" w:eastAsia="Arial Unicode MS" w:hAnsi="Arial Unicode MS"/>
                <w:rtl w:val="0"/>
              </w:rPr>
              <w:t xml:space="preserve">쉬는 시간 자동 판단 시스템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ip 주소에 따른 운동 종류 변화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반복적 취소에 따른 알림 시간 변화</w:t>
            </w:r>
            <w:ins w:author="ms" w:id="1" w:date="2021-10-07T05:52:50Z">
              <w:r w:rsidDel="00000000" w:rsidR="00000000" w:rsidRPr="00000000">
                <w:rPr>
                  <w:rtl w:val="0"/>
                </w:rPr>
                <w:br w:type="textWrapping"/>
                <w:t xml:space="preserve">요거랑 위에 “알림에대한응답”은 뭐가 다른가요? </w:t>
              </w:r>
            </w:ins>
            <w:r w:rsidDel="00000000" w:rsidR="00000000" w:rsidRPr="00000000">
              <w:rPr>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알림에 대한 응답은 예/아니오 눌렀을 때 사이트 변화로 생각하고(운동 링크 연결이나 알림창 삭제 등), 이건 취소했을 때 알림 시간 자체가 변하는 걸로 생각했어요!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numPr>
                <w:ilvl w:val="0"/>
                <w:numId w:val="17"/>
              </w:numPr>
              <w:spacing w:line="240" w:lineRule="auto"/>
              <w:ind w:left="720" w:hanging="360"/>
              <w:jc w:val="center"/>
            </w:pPr>
            <w:r w:rsidDel="00000000" w:rsidR="00000000" w:rsidRPr="00000000">
              <w:rPr>
                <w:rFonts w:ascii="Arial Unicode MS" w:cs="Arial Unicode MS" w:eastAsia="Arial Unicode MS" w:hAnsi="Arial Unicode MS"/>
                <w:rtl w:val="0"/>
              </w:rPr>
              <w:t xml:space="preserve">통계 시스템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칭호 시스템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칭호 획득에 따른 꾸미기 아이템 획득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운동 스킵 시 요정 비만도 변화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알림 무시 시, 마우스 따라다니기/커지기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Fonts w:ascii="Arial Unicode MS" w:cs="Arial Unicode MS" w:eastAsia="Arial Unicode MS" w:hAnsi="Arial Unicode MS"/>
                <w:rtl w:val="0"/>
              </w:rPr>
              <w:t xml:space="preserve">운동 기록 시스템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Fonts w:ascii="Arial Unicode MS" w:cs="Arial Unicode MS" w:eastAsia="Arial Unicode MS" w:hAnsi="Arial Unicode MS"/>
                <w:rtl w:val="0"/>
              </w:rPr>
              <w:t xml:space="preserve">요정 육성 시스템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DA">
      <w:pPr>
        <w:spacing w:after="240" w:before="240" w:lineRule="auto"/>
        <w:ind w:left="0" w:firstLine="0"/>
        <w:rPr/>
      </w:pPr>
      <w:r w:rsidDel="00000000" w:rsidR="00000000" w:rsidRPr="00000000">
        <w:rPr>
          <w:rtl w:val="0"/>
        </w:rPr>
      </w:r>
    </w:p>
    <w:p w:rsidR="00000000" w:rsidDel="00000000" w:rsidP="00000000" w:rsidRDefault="00000000" w:rsidRPr="00000000" w14:paraId="000002DB">
      <w:pPr>
        <w:spacing w:after="240" w:before="240" w:lineRule="auto"/>
        <w:ind w:left="0" w:firstLine="0"/>
        <w:rPr/>
      </w:pPr>
      <w:r w:rsidDel="00000000" w:rsidR="00000000" w:rsidRPr="00000000">
        <w:rPr>
          <w:rtl w:val="0"/>
        </w:rPr>
      </w:r>
    </w:p>
    <w:p w:rsidR="00000000" w:rsidDel="00000000" w:rsidP="00000000" w:rsidRDefault="00000000" w:rsidRPr="00000000" w14:paraId="000002DC">
      <w:pPr>
        <w:spacing w:after="240" w:before="240" w:lineRule="auto"/>
        <w:ind w:left="0" w:firstLine="0"/>
        <w:rPr/>
      </w:pPr>
      <w:r w:rsidDel="00000000" w:rsidR="00000000" w:rsidRPr="00000000">
        <w:rPr>
          <w:rtl w:val="0"/>
        </w:rPr>
      </w:r>
    </w:p>
    <w:p w:rsidR="00000000" w:rsidDel="00000000" w:rsidP="00000000" w:rsidRDefault="00000000" w:rsidRPr="00000000" w14:paraId="000002DD">
      <w:pPr>
        <w:numPr>
          <w:ilvl w:val="0"/>
          <w:numId w:val="2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계획 (==&gt; 시간/역량 판단해서 설정하기)</w:t>
      </w:r>
    </w:p>
    <w:p w:rsidR="00000000" w:rsidDel="00000000" w:rsidP="00000000" w:rsidRDefault="00000000" w:rsidRPr="00000000" w14:paraId="000002DE">
      <w:pPr>
        <w:numPr>
          <w:ilvl w:val="0"/>
          <w:numId w:val="10"/>
        </w:numPr>
        <w:spacing w:after="240" w:before="0" w:beforeAutospacing="0" w:lineRule="auto"/>
        <w:ind w:left="1440" w:hanging="360"/>
        <w:rPr>
          <w:i w:val="1"/>
          <w:u w:val="none"/>
        </w:rPr>
      </w:pPr>
      <w:r w:rsidDel="00000000" w:rsidR="00000000" w:rsidRPr="00000000">
        <w:rPr>
          <w:rFonts w:ascii="Arial Unicode MS" w:cs="Arial Unicode MS" w:eastAsia="Arial Unicode MS" w:hAnsi="Arial Unicode MS"/>
          <w:i w:val="1"/>
          <w:rtl w:val="0"/>
        </w:rPr>
        <w:t xml:space="preserve">각자 자신의 실력이 어느정도인지 10점 만점으로 얘기해서 설정해야 할까요..?</w:t>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2070"/>
        <w:gridCol w:w="4245"/>
        <w:tblGridChange w:id="0">
          <w:tblGrid>
            <w:gridCol w:w="690"/>
            <w:gridCol w:w="2010"/>
            <w:gridCol w:w="2070"/>
            <w:gridCol w:w="42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pPr>
            <w:r w:rsidDel="00000000" w:rsidR="00000000" w:rsidRPr="00000000">
              <w:rPr>
                <w:rtl w:val="0"/>
              </w:rPr>
              <w:t xml:space="preserve">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pPr>
            <w:r w:rsidDel="00000000" w:rsidR="00000000" w:rsidRPr="00000000">
              <w:rPr>
                <w:rFonts w:ascii="Arial Unicode MS" w:cs="Arial Unicode MS" w:eastAsia="Arial Unicode MS" w:hAnsi="Arial Unicode MS"/>
                <w:rtl w:val="0"/>
              </w:rPr>
              <w:t xml:space="preserve">시작일</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pPr>
            <w:r w:rsidDel="00000000" w:rsidR="00000000" w:rsidRPr="00000000">
              <w:rPr>
                <w:rFonts w:ascii="Arial Unicode MS" w:cs="Arial Unicode MS" w:eastAsia="Arial Unicode MS" w:hAnsi="Arial Unicode MS"/>
                <w:rtl w:val="0"/>
              </w:rPr>
              <w:t xml:space="preserve">종료일</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pPr>
            <w:r w:rsidDel="00000000" w:rsidR="00000000" w:rsidRPr="00000000">
              <w:rPr>
                <w:rFonts w:ascii="Arial Unicode MS" w:cs="Arial Unicode MS" w:eastAsia="Arial Unicode MS" w:hAnsi="Arial Unicode MS"/>
                <w:rtl w:val="0"/>
              </w:rPr>
              <w:t xml:space="preserve">담당자</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numPr>
                <w:ilvl w:val="0"/>
                <w:numId w:val="11"/>
              </w:numPr>
              <w:spacing w:line="240" w:lineRule="auto"/>
              <w:ind w:left="720" w:hanging="360"/>
              <w:jc w:val="center"/>
              <w:rPr>
                <w:u w:val="none"/>
              </w:rPr>
            </w:pPr>
            <w:r w:rsidDel="00000000" w:rsidR="00000000" w:rsidRPr="00000000">
              <w:rPr>
                <w:rFonts w:ascii="Arial Unicode MS" w:cs="Arial Unicode MS" w:eastAsia="Arial Unicode MS" w:hAnsi="Arial Unicode MS"/>
                <w:rtl w:val="0"/>
              </w:rPr>
              <w:t xml:space="preserve">운동 추천 시스템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Fonts w:ascii="Arial Unicode MS" w:cs="Arial Unicode MS" w:eastAsia="Arial Unicode MS" w:hAnsi="Arial Unicode MS"/>
                <w:rtl w:val="0"/>
              </w:rPr>
              <w:t xml:space="preserve">김지민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Fonts w:ascii="Arial Unicode MS" w:cs="Arial Unicode MS" w:eastAsia="Arial Unicode MS" w:hAnsi="Arial Unicode MS"/>
                <w:rtl w:val="0"/>
              </w:rPr>
              <w:t xml:space="preserve">김지민</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numPr>
                <w:ilvl w:val="0"/>
                <w:numId w:val="11"/>
              </w:numPr>
              <w:spacing w:line="240" w:lineRule="auto"/>
              <w:ind w:left="720" w:hanging="360"/>
              <w:jc w:val="center"/>
              <w:rPr>
                <w:u w:val="none"/>
              </w:rPr>
            </w:pPr>
            <w:r w:rsidDel="00000000" w:rsidR="00000000" w:rsidRPr="00000000">
              <w:rPr>
                <w:rFonts w:ascii="Arial Unicode MS" w:cs="Arial Unicode MS" w:eastAsia="Arial Unicode MS" w:hAnsi="Arial Unicode MS"/>
                <w:rtl w:val="0"/>
              </w:rPr>
              <w:t xml:space="preserve">운동 알림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Fonts w:ascii="Arial Unicode MS" w:cs="Arial Unicode MS" w:eastAsia="Arial Unicode MS" w:hAnsi="Arial Unicode MS"/>
                <w:rtl w:val="0"/>
              </w:rPr>
              <w:t xml:space="preserve">김지민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Fonts w:ascii="Arial Unicode MS" w:cs="Arial Unicode MS" w:eastAsia="Arial Unicode MS" w:hAnsi="Arial Unicode MS"/>
                <w:rtl w:val="0"/>
              </w:rPr>
              <w:t xml:space="preserve">김지민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Fonts w:ascii="Arial Unicode MS" w:cs="Arial Unicode MS" w:eastAsia="Arial Unicode MS" w:hAnsi="Arial Unicode MS"/>
                <w:rtl w:val="0"/>
              </w:rPr>
              <w:t xml:space="preserve">김지민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Fonts w:ascii="Arial Unicode MS" w:cs="Arial Unicode MS" w:eastAsia="Arial Unicode MS" w:hAnsi="Arial Unicode MS"/>
                <w:rtl w:val="0"/>
              </w:rPr>
              <w:t xml:space="preserve">이해연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Fonts w:ascii="Arial Unicode MS" w:cs="Arial Unicode MS" w:eastAsia="Arial Unicode MS" w:hAnsi="Arial Unicode MS"/>
                <w:rtl w:val="0"/>
              </w:rPr>
              <w:t xml:space="preserve">이해연</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numPr>
                <w:ilvl w:val="0"/>
                <w:numId w:val="11"/>
              </w:numPr>
              <w:spacing w:line="240" w:lineRule="auto"/>
              <w:ind w:left="720" w:hanging="360"/>
              <w:jc w:val="center"/>
              <w:rPr>
                <w:u w:val="none"/>
              </w:rPr>
            </w:pPr>
            <w:r w:rsidDel="00000000" w:rsidR="00000000" w:rsidRPr="00000000">
              <w:rPr>
                <w:rFonts w:ascii="Arial Unicode MS" w:cs="Arial Unicode MS" w:eastAsia="Arial Unicode MS" w:hAnsi="Arial Unicode MS"/>
                <w:rtl w:val="0"/>
              </w:rPr>
              <w:t xml:space="preserve">운동 개인화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Fonts w:ascii="Arial Unicode MS" w:cs="Arial Unicode MS" w:eastAsia="Arial Unicode MS" w:hAnsi="Arial Unicode MS"/>
                <w:rtl w:val="0"/>
              </w:rPr>
              <w:t xml:space="preserve">이해연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Fonts w:ascii="Arial Unicode MS" w:cs="Arial Unicode MS" w:eastAsia="Arial Unicode MS" w:hAnsi="Arial Unicode MS"/>
                <w:rtl w:val="0"/>
              </w:rPr>
              <w:t xml:space="preserve">이해연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Fonts w:ascii="Arial Unicode MS" w:cs="Arial Unicode MS" w:eastAsia="Arial Unicode MS" w:hAnsi="Arial Unicode MS"/>
                <w:rtl w:val="0"/>
              </w:rPr>
              <w:t xml:space="preserve">이해연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Fonts w:ascii="Arial Unicode MS" w:cs="Arial Unicode MS" w:eastAsia="Arial Unicode MS" w:hAnsi="Arial Unicode MS"/>
                <w:rtl w:val="0"/>
              </w:rPr>
              <w:t xml:space="preserve">조민수</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numPr>
                <w:ilvl w:val="0"/>
                <w:numId w:val="11"/>
              </w:numPr>
              <w:spacing w:line="240" w:lineRule="auto"/>
              <w:ind w:left="720" w:hanging="360"/>
              <w:jc w:val="center"/>
              <w:rPr>
                <w:u w:val="none"/>
              </w:rPr>
            </w:pPr>
            <w:r w:rsidDel="00000000" w:rsidR="00000000" w:rsidRPr="00000000">
              <w:rPr>
                <w:rFonts w:ascii="Arial Unicode MS" w:cs="Arial Unicode MS" w:eastAsia="Arial Unicode MS" w:hAnsi="Arial Unicode MS"/>
                <w:rtl w:val="0"/>
              </w:rPr>
              <w:t xml:space="preserve">요정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Fonts w:ascii="Arial Unicode MS" w:cs="Arial Unicode MS" w:eastAsia="Arial Unicode MS" w:hAnsi="Arial Unicode MS"/>
                <w:rtl w:val="0"/>
              </w:rPr>
              <w:t xml:space="preserve">조민수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Fonts w:ascii="Arial Unicode MS" w:cs="Arial Unicode MS" w:eastAsia="Arial Unicode MS" w:hAnsi="Arial Unicode MS"/>
                <w:rtl w:val="0"/>
              </w:rPr>
              <w:t xml:space="preserve">조민수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Fonts w:ascii="Arial Unicode MS" w:cs="Arial Unicode MS" w:eastAsia="Arial Unicode MS" w:hAnsi="Arial Unicode MS"/>
                <w:rtl w:val="0"/>
              </w:rPr>
              <w:t xml:space="preserve">조민수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2021-10-11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2021-12-10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Fonts w:ascii="Arial Unicode MS" w:cs="Arial Unicode MS" w:eastAsia="Arial Unicode MS" w:hAnsi="Arial Unicode MS"/>
                <w:rtl w:val="0"/>
              </w:rPr>
              <w:t xml:space="preserve">조민수</w:t>
            </w:r>
          </w:p>
        </w:tc>
      </w:tr>
    </w:tbl>
    <w:p w:rsidR="00000000" w:rsidDel="00000000" w:rsidP="00000000" w:rsidRDefault="00000000" w:rsidRPr="00000000" w14:paraId="0000032F">
      <w:pPr>
        <w:spacing w:after="240" w:before="240" w:lineRule="auto"/>
        <w:rPr/>
      </w:pPr>
      <w:r w:rsidDel="00000000" w:rsidR="00000000" w:rsidRPr="00000000">
        <w:rPr>
          <w:rtl w:val="0"/>
        </w:rPr>
      </w:r>
    </w:p>
    <w:p w:rsidR="00000000" w:rsidDel="00000000" w:rsidP="00000000" w:rsidRDefault="00000000" w:rsidRPr="00000000" w14:paraId="00000330">
      <w:pPr>
        <w:spacing w:after="240" w:before="240" w:lineRule="auto"/>
        <w:rPr/>
      </w:pPr>
      <w:r w:rsidDel="00000000" w:rsidR="00000000" w:rsidRPr="00000000">
        <w:rPr>
          <w:rtl w:val="0"/>
        </w:rPr>
      </w:r>
    </w:p>
    <w:p w:rsidR="00000000" w:rsidDel="00000000" w:rsidP="00000000" w:rsidRDefault="00000000" w:rsidRPr="00000000" w14:paraId="00000331">
      <w:pPr>
        <w:spacing w:after="240" w:before="240" w:lineRule="auto"/>
        <w:rPr/>
      </w:pPr>
      <w:r w:rsidDel="00000000" w:rsidR="00000000" w:rsidRPr="00000000">
        <w:rPr>
          <w:rFonts w:ascii="Arial Unicode MS" w:cs="Arial Unicode MS" w:eastAsia="Arial Unicode MS" w:hAnsi="Arial Unicode MS"/>
          <w:rtl w:val="0"/>
        </w:rPr>
        <w:t xml:space="preserve">+) 멘토님께 추가로 질문할 내용 생각해보기</w:t>
      </w:r>
    </w:p>
    <w:p w:rsidR="00000000" w:rsidDel="00000000" w:rsidP="00000000" w:rsidRDefault="00000000" w:rsidRPr="00000000" w14:paraId="00000332">
      <w:pPr>
        <w:numPr>
          <w:ilvl w:val="0"/>
          <w:numId w:val="23"/>
        </w:numPr>
        <w:spacing w:after="0" w:afterAutospacing="0" w:before="240" w:lineRule="auto"/>
        <w:ind w:left="720" w:hanging="360"/>
        <w:rPr>
          <w:u w:val="none"/>
        </w:rPr>
      </w:pPr>
      <w:r w:rsidDel="00000000" w:rsidR="00000000" w:rsidRPr="00000000">
        <w:rPr>
          <w:rFonts w:ascii="Arial Unicode MS" w:cs="Arial Unicode MS" w:eastAsia="Arial Unicode MS" w:hAnsi="Arial Unicode MS"/>
          <w:rtl w:val="0"/>
        </w:rPr>
        <w:t xml:space="preserve">저희 프로그램의 현재 개발 계획 및 기능에서 지엽적이라고 느껴지는 기능이 있는지</w:t>
      </w:r>
    </w:p>
    <w:p w:rsidR="00000000" w:rsidDel="00000000" w:rsidP="00000000" w:rsidRDefault="00000000" w:rsidRPr="00000000" w14:paraId="00000333">
      <w:pPr>
        <w:numPr>
          <w:ilvl w:val="0"/>
          <w:numId w:val="23"/>
        </w:numPr>
        <w:spacing w:after="0" w:afterAutospacing="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사실 저희가 웹 개발에 익숙치 않아서 어디서부터 어디까지 구현이 가능할 지 제대로 가늠이 안됩니다. 혹시 확장 프로그램에서 구현 불가능한 파트라고 판단되는 부분이 있는지</w:t>
      </w:r>
    </w:p>
    <w:p w:rsidR="00000000" w:rsidDel="00000000" w:rsidP="00000000" w:rsidRDefault="00000000" w:rsidRPr="00000000" w14:paraId="00000334">
      <w:pPr>
        <w:numPr>
          <w:ilvl w:val="0"/>
          <w:numId w:val="23"/>
        </w:numPr>
        <w:spacing w:after="0" w:afterAutospacing="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교수님과의 미팅에서 교수님께서는 요정의 정체성이 “인공지능 비서”와 비교했을 때 차별성과 장점을 찾기 힘들 수 있다고 말씀하셨습니다. 이에 저희는 요정을 친구 혹은 펫(다마고치)의 컨셉으로 생각하고 있습니다. 하지만 이러한 요정의 기능으로 인공지능 비서와 다르다는 점을 설득시킬 수 있을지</w:t>
      </w:r>
    </w:p>
    <w:p w:rsidR="00000000" w:rsidDel="00000000" w:rsidP="00000000" w:rsidRDefault="00000000" w:rsidRPr="00000000" w14:paraId="00000335">
      <w:pPr>
        <w:numPr>
          <w:ilvl w:val="0"/>
          <w:numId w:val="23"/>
        </w:numPr>
        <w:spacing w:after="0" w:afterAutospacing="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추천시스템의 관점에서 초기 설정 설문들이 사용자에게 수고스러운 일로 느껴질지</w:t>
      </w:r>
    </w:p>
    <w:p w:rsidR="00000000" w:rsidDel="00000000" w:rsidP="00000000" w:rsidRDefault="00000000" w:rsidRPr="00000000" w14:paraId="00000336">
      <w:pPr>
        <w:numPr>
          <w:ilvl w:val="0"/>
          <w:numId w:val="23"/>
        </w:numPr>
        <w:spacing w:after="240" w:before="0" w:beforeAutospacing="0" w:lineRule="auto"/>
        <w:ind w:left="720" w:hanging="360"/>
        <w:rPr>
          <w:u w:val="none"/>
        </w:rPr>
      </w:pP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337">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338">
      <w:pPr>
        <w:spacing w:after="240" w:before="240" w:lineRule="auto"/>
        <w:jc w:val="right"/>
        <w:rPr>
          <w:sz w:val="30"/>
          <w:szCs w:val="30"/>
        </w:rPr>
      </w:pPr>
      <w:r w:rsidDel="00000000" w:rsidR="00000000" w:rsidRPr="00000000">
        <w:rPr>
          <w:b w:val="1"/>
          <w:sz w:val="56"/>
          <w:szCs w:val="56"/>
        </w:rPr>
        <w:drawing>
          <wp:inline distB="114300" distT="114300" distL="114300" distR="114300">
            <wp:extent cx="5122486" cy="4024810"/>
            <wp:effectExtent b="0" l="0" r="0" t="0"/>
            <wp:docPr id="1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122486" cy="402481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240" w:before="240" w:lineRule="auto"/>
        <w:ind w:left="720" w:firstLine="720"/>
        <w:jc w:val="right"/>
        <w:rPr>
          <w:sz w:val="8"/>
          <w:szCs w:val="8"/>
        </w:rPr>
      </w:pPr>
      <w:r w:rsidDel="00000000" w:rsidR="00000000" w:rsidRPr="00000000">
        <w:rPr>
          <w:rFonts w:ascii="Arial Unicode MS" w:cs="Arial Unicode MS" w:eastAsia="Arial Unicode MS" w:hAnsi="Arial Unicode MS"/>
          <w:sz w:val="8"/>
          <w:szCs w:val="8"/>
          <w:rtl w:val="0"/>
        </w:rPr>
        <w:t xml:space="preserve">P.S) HeYo의 모델, 헬스요정은 </w:t>
      </w:r>
      <w:r w:rsidDel="00000000" w:rsidR="00000000" w:rsidRPr="00000000">
        <w:rPr>
          <w:rFonts w:ascii="Arial Unicode MS" w:cs="Arial Unicode MS" w:eastAsia="Arial Unicode MS" w:hAnsi="Arial Unicode MS"/>
          <w:b w:val="1"/>
          <w:sz w:val="8"/>
          <w:szCs w:val="8"/>
          <w:u w:val="single"/>
          <w:rtl w:val="0"/>
        </w:rPr>
        <w:t xml:space="preserve">이해연</w:t>
      </w:r>
      <w:r w:rsidDel="00000000" w:rsidR="00000000" w:rsidRPr="00000000">
        <w:rPr>
          <w:rFonts w:ascii="Arial Unicode MS" w:cs="Arial Unicode MS" w:eastAsia="Arial Unicode MS" w:hAnsi="Arial Unicode MS"/>
          <w:sz w:val="8"/>
          <w:szCs w:val="8"/>
          <w:rtl w:val="0"/>
        </w:rPr>
        <w:t xml:space="preserve"> 조원의 작품이다</w:t>
      </w:r>
      <w:r w:rsidDel="00000000" w:rsidR="00000000" w:rsidRPr="00000000">
        <w:rPr>
          <w:rtl w:val="0"/>
        </w:rPr>
      </w:r>
    </w:p>
    <w:sectPr>
      <w:headerReference r:id="rId3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s" w:id="1" w:date="2021-10-07T13:21:52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정확히는 빈도/강도는 그 그룹을 얼마나 자주 부르느냐로 구분지을수 잇으니까 그룹 자체는 이제 운동종류로 나누는 거 일텐데.. 이 그룹나누기가 일단 저희한테 가장 중요해 보이고</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 BMI바뀌면 운동종류도 바뀌게 될텐데 그건 이제 Calculator에서 하는거니까 DB에는 아무것도 변하는게 없지않을까..</w:t>
      </w:r>
    </w:p>
  </w:comment>
  <w:comment w:author="ms" w:id="0" w:date="2021-10-07T17:14:04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쉬는시간이 불규칙적인 사람</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 쉬는시간을 웹으로 가지지 않는 사람 (밖에 나가거나 핸드폰하면서 쉬는사람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3. 애초에 웹을 쓰지 않는 사람 ( 비주얼스튜디오같은 다른 프로그램을 쓰는 사람)</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이런 사람들은 어쩌지?</w:t>
      </w:r>
    </w:p>
  </w:comment>
  <w:comment w:author="ms" w:id="2" w:date="2021-10-07T09:33:45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https://yeomko.tistory.com/3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venapp.io/project/zuZdxCLbhb5ea4b0E1eyNroUoi1XyeUi" TargetMode="External"/><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23.png"/><Relationship Id="rId11" Type="http://schemas.openxmlformats.org/officeDocument/2006/relationships/image" Target="media/image17.png"/><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24.png"/><Relationship Id="rId17" Type="http://schemas.openxmlformats.org/officeDocument/2006/relationships/image" Target="media/image21.png"/><Relationship Id="rId16" Type="http://schemas.openxmlformats.org/officeDocument/2006/relationships/image" Target="media/image8.png"/><Relationship Id="rId19" Type="http://schemas.openxmlformats.org/officeDocument/2006/relationships/image" Target="media/image19.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